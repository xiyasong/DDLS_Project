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2B2E7" w14:textId="627626BD" w:rsidR="003C5E08" w:rsidDel="00356F94" w:rsidRDefault="003C5E08" w:rsidP="003C5E08">
      <w:pPr>
        <w:shd w:val="clear" w:color="auto" w:fill="FFFFFF"/>
        <w:spacing w:after="100" w:afterAutospacing="1" w:line="240" w:lineRule="auto"/>
        <w:jc w:val="center"/>
        <w:textAlignment w:val="top"/>
        <w:outlineLvl w:val="0"/>
        <w:rPr>
          <w:del w:id="0" w:author="Xiya Song" w:date="2025-12-19T18:25:00Z" w16du:dateUtc="2025-12-19T17:25:00Z"/>
          <w:rFonts w:ascii="Arial" w:eastAsia="Times New Roman" w:hAnsi="Arial" w:cs="Arial"/>
          <w:b/>
          <w:bCs/>
          <w:color w:val="1F2328"/>
          <w:kern w:val="36"/>
          <w:sz w:val="32"/>
          <w:szCs w:val="32"/>
          <w:lang w:val="en-SE"/>
          <w14:ligatures w14:val="none"/>
        </w:rPr>
      </w:pPr>
      <w:del w:id="1" w:author="Xiya Song" w:date="2025-12-19T18:25:00Z" w16du:dateUtc="2025-12-19T17:25:00Z">
        <w:r w:rsidRPr="003C5E08" w:rsidDel="00356F94">
          <w:rPr>
            <w:rFonts w:ascii="Arial" w:eastAsia="Times New Roman" w:hAnsi="Arial" w:cs="Arial"/>
            <w:b/>
            <w:bCs/>
            <w:color w:val="1F2328"/>
            <w:kern w:val="36"/>
            <w:sz w:val="32"/>
            <w:szCs w:val="32"/>
            <w:lang w:val="en-SE"/>
            <w14:ligatures w14:val="none"/>
          </w:rPr>
          <w:delText>Final Project Report</w:delText>
        </w:r>
      </w:del>
    </w:p>
    <w:p w14:paraId="051F8434" w14:textId="2473F820" w:rsidR="003C5E08" w:rsidRDefault="003C5E08" w:rsidP="003C5E08">
      <w:pPr>
        <w:shd w:val="clear" w:color="auto" w:fill="FFFFFF"/>
        <w:spacing w:after="100" w:afterAutospacing="1" w:line="240" w:lineRule="auto"/>
        <w:jc w:val="center"/>
        <w:textAlignment w:val="top"/>
        <w:outlineLvl w:val="0"/>
        <w:rPr>
          <w:ins w:id="2" w:author="Xiya Song" w:date="2025-12-19T15:32:00Z" w16du:dateUtc="2025-12-19T14:32:00Z"/>
          <w:rFonts w:ascii="Arial" w:eastAsia="Times New Roman" w:hAnsi="Arial" w:cs="Arial"/>
          <w:b/>
          <w:bCs/>
          <w:color w:val="1F2328"/>
          <w:kern w:val="36"/>
          <w:sz w:val="32"/>
          <w:szCs w:val="32"/>
          <w:lang w:val="en-SE"/>
          <w14:ligatures w14:val="none"/>
        </w:rPr>
      </w:pPr>
      <w:r w:rsidRPr="003C5E08">
        <w:rPr>
          <w:rFonts w:ascii="Arial" w:eastAsia="Times New Roman" w:hAnsi="Arial" w:cs="Arial"/>
          <w:b/>
          <w:bCs/>
          <w:color w:val="1F2328"/>
          <w:kern w:val="36"/>
          <w:sz w:val="32"/>
          <w:szCs w:val="32"/>
          <w:lang w:val="en-SE"/>
          <w14:ligatures w14:val="none"/>
        </w:rPr>
        <w:t>Interactive RNA-Seq Classifier and DEG Explorer for Heart Disease Using the Magnetique Dataset</w:t>
      </w:r>
    </w:p>
    <w:p w14:paraId="230555A1" w14:textId="64BB673F" w:rsidR="0013340D" w:rsidRPr="0013340D" w:rsidRDefault="0013340D" w:rsidP="003C5E08">
      <w:pPr>
        <w:shd w:val="clear" w:color="auto" w:fill="FFFFFF"/>
        <w:spacing w:after="100" w:afterAutospacing="1" w:line="240" w:lineRule="auto"/>
        <w:jc w:val="center"/>
        <w:textAlignment w:val="top"/>
        <w:outlineLvl w:val="0"/>
        <w:rPr>
          <w:rFonts w:ascii="Arial" w:eastAsia="Times New Roman" w:hAnsi="Arial" w:cs="Arial"/>
          <w:b/>
          <w:bCs/>
          <w:color w:val="1F2328"/>
          <w:kern w:val="36"/>
          <w:sz w:val="28"/>
          <w:szCs w:val="28"/>
          <w:lang w:val="en-SE"/>
          <w14:ligatures w14:val="none"/>
          <w:rPrChange w:id="3" w:author="Xiya Song" w:date="2025-12-19T15:32:00Z" w16du:dateUtc="2025-12-19T14:32:00Z">
            <w:rPr>
              <w:rFonts w:ascii="Arial" w:eastAsia="Times New Roman" w:hAnsi="Arial" w:cs="Arial"/>
              <w:b/>
              <w:bCs/>
              <w:color w:val="1F2328"/>
              <w:kern w:val="36"/>
              <w:sz w:val="32"/>
              <w:szCs w:val="32"/>
              <w:lang w:val="en-SE"/>
              <w14:ligatures w14:val="none"/>
            </w:rPr>
          </w:rPrChange>
        </w:rPr>
      </w:pPr>
      <w:ins w:id="4" w:author="Xiya Song" w:date="2025-12-19T15:32:00Z" w16du:dateUtc="2025-12-19T14:32:00Z">
        <w:r w:rsidRPr="0013340D">
          <w:rPr>
            <w:rFonts w:ascii="Arial" w:eastAsia="Times New Roman" w:hAnsi="Arial" w:cs="Arial"/>
            <w:b/>
            <w:bCs/>
            <w:color w:val="1F2328"/>
            <w:kern w:val="36"/>
            <w:sz w:val="28"/>
            <w:szCs w:val="28"/>
            <w:lang w:val="en-SE"/>
            <w14:ligatures w14:val="none"/>
            <w:rPrChange w:id="5" w:author="Xiya Song" w:date="2025-12-19T15:32:00Z" w16du:dateUtc="2025-12-19T14:32:00Z">
              <w:rPr>
                <w:rFonts w:ascii="Arial" w:eastAsia="Times New Roman" w:hAnsi="Arial" w:cs="Arial"/>
                <w:b/>
                <w:bCs/>
                <w:color w:val="1F2328"/>
                <w:kern w:val="36"/>
                <w:sz w:val="32"/>
                <w:szCs w:val="32"/>
                <w:lang w:val="en-SE"/>
                <w14:ligatures w14:val="none"/>
              </w:rPr>
            </w:rPrChange>
          </w:rPr>
          <w:t>Xiya Song</w:t>
        </w:r>
      </w:ins>
    </w:p>
    <w:p w14:paraId="251F73DE" w14:textId="77777777" w:rsidR="003C5E08" w:rsidRP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sz w:val="28"/>
          <w:szCs w:val="28"/>
          <w:lang w:val="en-SE"/>
          <w14:ligatures w14:val="none"/>
        </w:rPr>
      </w:pPr>
      <w:r w:rsidRPr="003C5E08">
        <w:rPr>
          <w:rFonts w:ascii="Arial" w:eastAsia="Times New Roman" w:hAnsi="Arial" w:cs="Arial"/>
          <w:b/>
          <w:bCs/>
          <w:color w:val="1F2328"/>
          <w:kern w:val="0"/>
          <w:sz w:val="28"/>
          <w:szCs w:val="28"/>
          <w:lang w:val="en-SE"/>
          <w14:ligatures w14:val="none"/>
        </w:rPr>
        <w:t>Abstract</w:t>
      </w:r>
    </w:p>
    <w:p w14:paraId="42ACCF3C" w14:textId="482E2D6F" w:rsidR="003C5E08" w:rsidRPr="003C5E08" w:rsidRDefault="0013340D"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ins w:id="6" w:author="Xiya Song" w:date="2025-12-19T15:37:00Z" w16du:dateUtc="2025-12-19T14:37:00Z">
        <w:r>
          <w:rPr>
            <w:rFonts w:ascii="Arial" w:eastAsia="Times New Roman" w:hAnsi="Arial" w:cs="Arial"/>
            <w:color w:val="1F2328"/>
            <w:kern w:val="0"/>
            <w:lang w:val="en-SE"/>
            <w14:ligatures w14:val="none"/>
          </w:rPr>
          <w:t xml:space="preserve">Heart diseases are one of the major complex health conditions that remain to be solved. </w:t>
        </w:r>
      </w:ins>
      <w:r w:rsidR="003C5E08" w:rsidRPr="003C5E08">
        <w:rPr>
          <w:rFonts w:ascii="Arial" w:eastAsia="Times New Roman" w:hAnsi="Arial" w:cs="Arial"/>
          <w:color w:val="1F2328"/>
          <w:kern w:val="0"/>
          <w:lang w:val="en-SE"/>
          <w14:ligatures w14:val="none"/>
        </w:rPr>
        <w:t>This project developed an interactive web application for classifying heart disease</w:t>
      </w:r>
      <w:ins w:id="7" w:author="Xiya Song" w:date="2025-12-19T15:42:00Z" w16du:dateUtc="2025-12-19T14:42:00Z">
        <w:r w:rsidR="00792CD1">
          <w:rPr>
            <w:rFonts w:ascii="Arial" w:eastAsia="Times New Roman" w:hAnsi="Arial" w:cs="Arial"/>
            <w:color w:val="1F2328"/>
            <w:kern w:val="0"/>
            <w:lang w:val="en-SE"/>
            <w14:ligatures w14:val="none"/>
          </w:rPr>
          <w:t xml:space="preserve"> from control samples</w:t>
        </w:r>
      </w:ins>
      <w:ins w:id="8" w:author="Xiya Song" w:date="2025-12-19T15:38:00Z" w16du:dateUtc="2025-12-19T14:38:00Z">
        <w:r>
          <w:rPr>
            <w:rFonts w:ascii="Arial" w:eastAsia="Times New Roman" w:hAnsi="Arial" w:cs="Arial"/>
            <w:color w:val="1F2328"/>
            <w:kern w:val="0"/>
            <w:lang w:val="en-SE"/>
            <w14:ligatures w14:val="none"/>
          </w:rPr>
          <w:t xml:space="preserve">, mainly </w:t>
        </w:r>
      </w:ins>
      <w:ins w:id="9" w:author="Xiya Song" w:date="2025-12-19T15:41:00Z" w16du:dateUtc="2025-12-19T14:41:00Z">
        <w:r w:rsidR="00792CD1">
          <w:rPr>
            <w:rFonts w:ascii="Arial" w:eastAsia="Times New Roman" w:hAnsi="Arial" w:cs="Arial"/>
            <w:color w:val="1F2328"/>
            <w:kern w:val="0"/>
            <w:lang w:val="en-SE"/>
            <w14:ligatures w14:val="none"/>
          </w:rPr>
          <w:t xml:space="preserve">for </w:t>
        </w:r>
      </w:ins>
      <w:ins w:id="10" w:author="Xiya Song" w:date="2025-12-19T15:38:00Z" w16du:dateUtc="2025-12-19T14:38:00Z">
        <w:r>
          <w:rPr>
            <w:rFonts w:ascii="Arial" w:eastAsia="Times New Roman" w:hAnsi="Arial" w:cs="Arial"/>
            <w:color w:val="1F2328"/>
            <w:kern w:val="0"/>
            <w:lang w:val="en-SE"/>
            <w14:ligatures w14:val="none"/>
          </w:rPr>
          <w:t>DCM (</w:t>
        </w:r>
      </w:ins>
      <w:ins w:id="11" w:author="Xiya Song" w:date="2025-12-19T15:39:00Z" w16du:dateUtc="2025-12-19T14:39:00Z">
        <w:r w:rsidRPr="003C5E08">
          <w:rPr>
            <w:rFonts w:ascii="Arial" w:eastAsia="Times New Roman" w:hAnsi="Arial" w:cs="Arial"/>
            <w:color w:val="1F2328"/>
            <w:kern w:val="0"/>
            <w:lang w:val="en-SE"/>
            <w14:ligatures w14:val="none"/>
          </w:rPr>
          <w:t>Dilated Cardiomyopathy</w:t>
        </w:r>
      </w:ins>
      <w:ins w:id="12" w:author="Xiya Song" w:date="2025-12-19T15:38:00Z" w16du:dateUtc="2025-12-19T14:38:00Z">
        <w:r>
          <w:rPr>
            <w:rFonts w:ascii="Arial" w:eastAsia="Times New Roman" w:hAnsi="Arial" w:cs="Arial"/>
            <w:color w:val="1F2328"/>
            <w:kern w:val="0"/>
            <w:lang w:val="en-SE"/>
            <w14:ligatures w14:val="none"/>
          </w:rPr>
          <w:t>) and HCM</w:t>
        </w:r>
      </w:ins>
      <w:ins w:id="13" w:author="Xiya Song" w:date="2025-12-19T15:39:00Z" w16du:dateUtc="2025-12-19T14:39:00Z">
        <w:r>
          <w:rPr>
            <w:rFonts w:ascii="Arial" w:eastAsia="Times New Roman" w:hAnsi="Arial" w:cs="Arial"/>
            <w:color w:val="1F2328"/>
            <w:kern w:val="0"/>
            <w:lang w:val="en-SE"/>
            <w14:ligatures w14:val="none"/>
          </w:rPr>
          <w:t xml:space="preserve"> (</w:t>
        </w:r>
      </w:ins>
      <w:ins w:id="14" w:author="Xiya Song" w:date="2025-12-19T15:40:00Z" w16du:dateUtc="2025-12-19T14:40:00Z">
        <w:r w:rsidRPr="003C5E08">
          <w:rPr>
            <w:rFonts w:ascii="Arial" w:eastAsia="Times New Roman" w:hAnsi="Arial" w:cs="Arial"/>
            <w:color w:val="1F2328"/>
            <w:kern w:val="0"/>
            <w:lang w:val="en-SE"/>
            <w14:ligatures w14:val="none"/>
          </w:rPr>
          <w:t>hypertrophic cardiomyopathy</w:t>
        </w:r>
      </w:ins>
      <w:ins w:id="15" w:author="Xiya Song" w:date="2025-12-19T15:39:00Z" w16du:dateUtc="2025-12-19T14:39:00Z">
        <w:r>
          <w:rPr>
            <w:rFonts w:ascii="Arial" w:eastAsia="Times New Roman" w:hAnsi="Arial" w:cs="Arial"/>
            <w:color w:val="1F2328"/>
            <w:kern w:val="0"/>
            <w:lang w:val="en-SE"/>
            <w14:ligatures w14:val="none"/>
          </w:rPr>
          <w:t>)</w:t>
        </w:r>
      </w:ins>
      <w:ins w:id="16" w:author="Xiya Song" w:date="2025-12-19T15:41:00Z" w16du:dateUtc="2025-12-19T14:41:00Z">
        <w:r w:rsidR="00792CD1">
          <w:rPr>
            <w:rFonts w:ascii="Arial" w:eastAsia="Times New Roman" w:hAnsi="Arial" w:cs="Arial"/>
            <w:color w:val="1F2328"/>
            <w:kern w:val="0"/>
            <w:lang w:val="en-SE"/>
            <w14:ligatures w14:val="none"/>
          </w:rPr>
          <w:t>,</w:t>
        </w:r>
      </w:ins>
      <w:ins w:id="17" w:author="Xiya Song" w:date="2025-12-19T15:39:00Z" w16du:dateUtc="2025-12-19T14:39:00Z">
        <w:r>
          <w:rPr>
            <w:rFonts w:ascii="Arial" w:eastAsia="Times New Roman" w:hAnsi="Arial" w:cs="Arial"/>
            <w:color w:val="1F2328"/>
            <w:kern w:val="0"/>
            <w:lang w:val="en-SE"/>
            <w14:ligatures w14:val="none"/>
          </w:rPr>
          <w:t xml:space="preserve"> </w:t>
        </w:r>
      </w:ins>
      <w:del w:id="18" w:author="Xiya Song" w:date="2025-12-19T15:38:00Z" w16du:dateUtc="2025-12-19T14:38:00Z">
        <w:r w:rsidR="003C5E08" w:rsidRPr="003C5E08" w:rsidDel="0013340D">
          <w:rPr>
            <w:rFonts w:ascii="Arial" w:eastAsia="Times New Roman" w:hAnsi="Arial" w:cs="Arial"/>
            <w:color w:val="1F2328"/>
            <w:kern w:val="0"/>
            <w:lang w:val="en-SE"/>
            <w14:ligatures w14:val="none"/>
          </w:rPr>
          <w:delText xml:space="preserve"> </w:delText>
        </w:r>
      </w:del>
      <w:r w:rsidR="003C5E08" w:rsidRPr="003C5E08">
        <w:rPr>
          <w:rFonts w:ascii="Arial" w:eastAsia="Times New Roman" w:hAnsi="Arial" w:cs="Arial"/>
          <w:color w:val="1F2328"/>
          <w:kern w:val="0"/>
          <w:lang w:val="en-SE"/>
          <w14:ligatures w14:val="none"/>
        </w:rPr>
        <w:t xml:space="preserve">using RNA-Seq gene expression data from the Magnetique dataset. The </w:t>
      </w:r>
      <w:ins w:id="19" w:author="Xiya Song" w:date="2025-12-19T15:41:00Z" w16du:dateUtc="2025-12-19T14:41:00Z">
        <w:r w:rsidR="00792CD1">
          <w:rPr>
            <w:rFonts w:ascii="Arial" w:eastAsia="Times New Roman" w:hAnsi="Arial" w:cs="Arial"/>
            <w:color w:val="1F2328"/>
            <w:kern w:val="0"/>
            <w:lang w:val="en-SE"/>
            <w14:ligatures w14:val="none"/>
          </w:rPr>
          <w:t xml:space="preserve">web app included the </w:t>
        </w:r>
      </w:ins>
      <w:r w:rsidR="003C5E08" w:rsidRPr="003C5E08">
        <w:rPr>
          <w:rFonts w:ascii="Arial" w:eastAsia="Times New Roman" w:hAnsi="Arial" w:cs="Arial"/>
          <w:color w:val="1F2328"/>
          <w:kern w:val="0"/>
          <w:lang w:val="en-SE"/>
          <w14:ligatures w14:val="none"/>
        </w:rPr>
        <w:t xml:space="preserve">pipeline involved data preprocessing, normalization, feature selection using the top 1000 most variable genes, and training </w:t>
      </w:r>
      <w:ins w:id="20" w:author="Xiya Song" w:date="2025-12-19T15:42:00Z" w16du:dateUtc="2025-12-19T14:42:00Z">
        <w:r w:rsidR="00792CD1">
          <w:rPr>
            <w:rFonts w:ascii="Arial" w:eastAsia="Times New Roman" w:hAnsi="Arial" w:cs="Arial"/>
            <w:color w:val="1F2328"/>
            <w:kern w:val="0"/>
            <w:lang w:val="en-SE"/>
            <w14:ligatures w14:val="none"/>
          </w:rPr>
          <w:t xml:space="preserve">of </w:t>
        </w:r>
      </w:ins>
      <w:r w:rsidR="003C5E08" w:rsidRPr="003C5E08">
        <w:rPr>
          <w:rFonts w:ascii="Arial" w:eastAsia="Times New Roman" w:hAnsi="Arial" w:cs="Arial"/>
          <w:color w:val="1F2328"/>
          <w:kern w:val="0"/>
          <w:lang w:val="en-SE"/>
          <w14:ligatures w14:val="none"/>
        </w:rPr>
        <w:t xml:space="preserve">various machine learning models (Logistic Regression, Random Forest, Decision Tree, SVM, MLPClassifier) for both binary (Control vs. Dilated Cardiomyopathy) and multi-class (Control vs. DCM vs. </w:t>
      </w:r>
      <w:ins w:id="21" w:author="Xiya Song" w:date="2025-12-19T15:42:00Z" w16du:dateUtc="2025-12-19T14:42:00Z">
        <w:r w:rsidR="00792CD1">
          <w:rPr>
            <w:rFonts w:ascii="Arial" w:eastAsia="Times New Roman" w:hAnsi="Arial" w:cs="Arial"/>
            <w:color w:val="1F2328"/>
            <w:kern w:val="0"/>
            <w:lang w:val="en-SE"/>
            <w14:ligatures w14:val="none"/>
          </w:rPr>
          <w:t xml:space="preserve">HCM ) </w:t>
        </w:r>
      </w:ins>
      <w:del w:id="22" w:author="Xiya Song" w:date="2025-12-19T15:42:00Z" w16du:dateUtc="2025-12-19T14:42:00Z">
        <w:r w:rsidR="003C5E08" w:rsidRPr="003C5E08" w:rsidDel="00792CD1">
          <w:rPr>
            <w:rFonts w:ascii="Arial" w:eastAsia="Times New Roman" w:hAnsi="Arial" w:cs="Arial"/>
            <w:color w:val="1F2328"/>
            <w:kern w:val="0"/>
            <w:lang w:val="en-SE"/>
            <w14:ligatures w14:val="none"/>
          </w:rPr>
          <w:delText xml:space="preserve">Hypertrophic Cardiomyopathy) </w:delText>
        </w:r>
      </w:del>
      <w:r w:rsidR="003C5E08" w:rsidRPr="003C5E08">
        <w:rPr>
          <w:rFonts w:ascii="Arial" w:eastAsia="Times New Roman" w:hAnsi="Arial" w:cs="Arial"/>
          <w:color w:val="1F2328"/>
          <w:kern w:val="0"/>
          <w:lang w:val="en-SE"/>
          <w14:ligatures w14:val="none"/>
        </w:rPr>
        <w:t>classification.</w:t>
      </w:r>
      <w:del w:id="23" w:author="Xiya Song" w:date="2025-12-19T15:43:00Z" w16du:dateUtc="2025-12-19T14:43:00Z">
        <w:r w:rsidR="003C5E08" w:rsidRPr="003C5E08" w:rsidDel="00792CD1">
          <w:rPr>
            <w:rFonts w:ascii="Arial" w:eastAsia="Times New Roman" w:hAnsi="Arial" w:cs="Arial"/>
            <w:color w:val="1F2328"/>
            <w:kern w:val="0"/>
            <w:lang w:val="en-SE"/>
            <w14:ligatures w14:val="none"/>
          </w:rPr>
          <w:delText xml:space="preserve"> Differential Expression Analysis (DEG) was performed, and</w:delText>
        </w:r>
      </w:del>
      <w:ins w:id="24" w:author="Xiya Song" w:date="2025-12-19T15:43:00Z" w16du:dateUtc="2025-12-19T14:43:00Z">
        <w:r w:rsidR="00792CD1">
          <w:rPr>
            <w:rFonts w:ascii="Arial" w:eastAsia="Times New Roman" w:hAnsi="Arial" w:cs="Arial"/>
            <w:color w:val="1F2328"/>
            <w:kern w:val="0"/>
            <w:lang w:val="en-SE"/>
            <w14:ligatures w14:val="none"/>
          </w:rPr>
          <w:t xml:space="preserve"> The </w:t>
        </w:r>
      </w:ins>
      <w:del w:id="25" w:author="Xiya Song" w:date="2025-12-19T15:43:00Z" w16du:dateUtc="2025-12-19T14:43:00Z">
        <w:r w:rsidR="003C5E08" w:rsidRPr="003C5E08" w:rsidDel="00792CD1">
          <w:rPr>
            <w:rFonts w:ascii="Arial" w:eastAsia="Times New Roman" w:hAnsi="Arial" w:cs="Arial"/>
            <w:color w:val="1F2328"/>
            <w:kern w:val="0"/>
            <w:lang w:val="en-SE"/>
            <w14:ligatures w14:val="none"/>
          </w:rPr>
          <w:delText xml:space="preserve"> </w:delText>
        </w:r>
      </w:del>
      <w:r w:rsidR="003C5E08" w:rsidRPr="003C5E08">
        <w:rPr>
          <w:rFonts w:ascii="Arial" w:eastAsia="Times New Roman" w:hAnsi="Arial" w:cs="Arial"/>
          <w:color w:val="1F2328"/>
          <w:kern w:val="0"/>
          <w:lang w:val="en-SE"/>
          <w14:ligatures w14:val="none"/>
        </w:rPr>
        <w:t xml:space="preserve">model interpretability was enhanced using SHAP values. </w:t>
      </w:r>
      <w:ins w:id="26" w:author="Xiya Song" w:date="2025-12-19T15:43:00Z" w16du:dateUtc="2025-12-19T14:43:00Z">
        <w:r w:rsidR="00792CD1">
          <w:rPr>
            <w:rFonts w:ascii="Arial" w:eastAsia="Times New Roman" w:hAnsi="Arial" w:cs="Arial"/>
            <w:color w:val="1F2328"/>
            <w:kern w:val="0"/>
            <w:lang w:val="en-SE"/>
            <w14:ligatures w14:val="none"/>
          </w:rPr>
          <w:t>In addition, d</w:t>
        </w:r>
        <w:r w:rsidR="00792CD1" w:rsidRPr="003C5E08">
          <w:rPr>
            <w:rFonts w:ascii="Arial" w:eastAsia="Times New Roman" w:hAnsi="Arial" w:cs="Arial"/>
            <w:color w:val="1F2328"/>
            <w:kern w:val="0"/>
            <w:lang w:val="en-SE"/>
            <w14:ligatures w14:val="none"/>
          </w:rPr>
          <w:t>ifferential Expression Analysis (DEG) was performed</w:t>
        </w:r>
        <w:r w:rsidR="00792CD1">
          <w:rPr>
            <w:rFonts w:ascii="Arial" w:eastAsia="Times New Roman" w:hAnsi="Arial" w:cs="Arial"/>
            <w:color w:val="1F2328"/>
            <w:kern w:val="0"/>
            <w:lang w:val="en-SE"/>
            <w14:ligatures w14:val="none"/>
          </w:rPr>
          <w:t xml:space="preserve"> to provide a easy-access for the signifi</w:t>
        </w:r>
      </w:ins>
      <w:ins w:id="27" w:author="Xiya Song" w:date="2025-12-19T15:44:00Z" w16du:dateUtc="2025-12-19T14:44:00Z">
        <w:r w:rsidR="00792CD1">
          <w:rPr>
            <w:rFonts w:ascii="Arial" w:eastAsia="Times New Roman" w:hAnsi="Arial" w:cs="Arial"/>
            <w:color w:val="1F2328"/>
            <w:kern w:val="0"/>
            <w:lang w:val="en-SE"/>
            <w14:ligatures w14:val="none"/>
          </w:rPr>
          <w:t>cantly differentially expressed genes</w:t>
        </w:r>
      </w:ins>
      <w:ins w:id="28" w:author="Xiya Song" w:date="2025-12-19T15:43:00Z" w16du:dateUtc="2025-12-19T14:43:00Z">
        <w:r w:rsidR="00792CD1">
          <w:rPr>
            <w:rFonts w:ascii="Arial" w:eastAsia="Times New Roman" w:hAnsi="Arial" w:cs="Arial"/>
            <w:color w:val="1F2328"/>
            <w:kern w:val="0"/>
            <w:lang w:val="en-SE"/>
            <w14:ligatures w14:val="none"/>
          </w:rPr>
          <w:t xml:space="preserve">. </w:t>
        </w:r>
      </w:ins>
      <w:r w:rsidR="003C5E08" w:rsidRPr="003C5E08">
        <w:rPr>
          <w:rFonts w:ascii="Arial" w:eastAsia="Times New Roman" w:hAnsi="Arial" w:cs="Arial"/>
          <w:color w:val="1F2328"/>
          <w:kern w:val="0"/>
          <w:lang w:val="en-SE"/>
          <w14:ligatures w14:val="none"/>
        </w:rPr>
        <w:t>The web application, built with Streamlit, provides an accessible interface for data exploration, model evaluation, and interpretation.</w:t>
      </w:r>
      <w:ins w:id="29" w:author="Xiya Song" w:date="2025-12-19T17:04:00Z" w16du:dateUtc="2025-12-19T16:04:00Z">
        <w:r w:rsidR="00B61530" w:rsidRPr="00B61530">
          <w:t xml:space="preserve"> </w:t>
        </w:r>
        <w:r w:rsidR="00B61530" w:rsidRPr="00B61530">
          <w:rPr>
            <w:rFonts w:ascii="Arial" w:eastAsia="Times New Roman" w:hAnsi="Arial" w:cs="Arial"/>
            <w:color w:val="1F2328"/>
            <w:kern w:val="0"/>
            <w:lang w:val="en-SE"/>
            <w14:ligatures w14:val="none"/>
          </w:rPr>
          <w:t>The web server is accessible on: https://xiyasong-ddls-project-app-k830az.streamlit.app/</w:t>
        </w:r>
      </w:ins>
    </w:p>
    <w:p w14:paraId="7A97047D" w14:textId="31570C88" w:rsidR="003C5E08" w:rsidDel="00347E67" w:rsidRDefault="00347E67" w:rsidP="003C5E08">
      <w:pPr>
        <w:shd w:val="clear" w:color="auto" w:fill="FFFFFF"/>
        <w:spacing w:before="100" w:beforeAutospacing="1" w:after="100" w:afterAutospacing="1" w:line="240" w:lineRule="auto"/>
        <w:jc w:val="both"/>
        <w:textAlignment w:val="top"/>
        <w:rPr>
          <w:del w:id="30" w:author="Xiya Song" w:date="2025-12-19T15:52:00Z" w16du:dateUtc="2025-12-19T14:52:00Z"/>
          <w:rFonts w:ascii="Arial" w:eastAsia="Times New Roman" w:hAnsi="Arial" w:cs="Arial"/>
          <w:b/>
          <w:bCs/>
          <w:color w:val="1F2328"/>
          <w:kern w:val="0"/>
          <w:sz w:val="28"/>
          <w:szCs w:val="28"/>
          <w:lang w:val="en-SE"/>
          <w14:ligatures w14:val="none"/>
        </w:rPr>
      </w:pPr>
      <w:ins w:id="31" w:author="Xiya Song" w:date="2025-12-19T15:52:00Z" w16du:dateUtc="2025-12-19T14:52:00Z">
        <w:r>
          <w:rPr>
            <w:rFonts w:ascii="Arial" w:eastAsia="Times New Roman" w:hAnsi="Arial" w:cs="Arial"/>
            <w:b/>
            <w:bCs/>
            <w:color w:val="1F2328"/>
            <w:kern w:val="0"/>
            <w:sz w:val="28"/>
            <w:szCs w:val="28"/>
            <w:lang w:val="en-SE"/>
            <w14:ligatures w14:val="none"/>
          </w:rPr>
          <w:t>Introduction</w:t>
        </w:r>
      </w:ins>
      <w:del w:id="32" w:author="Xiya Song" w:date="2025-12-19T15:52:00Z" w16du:dateUtc="2025-12-19T14:52:00Z">
        <w:r w:rsidR="003C5E08" w:rsidRPr="003C5E08" w:rsidDel="00347E67">
          <w:rPr>
            <w:rFonts w:ascii="Arial" w:eastAsia="Times New Roman" w:hAnsi="Arial" w:cs="Arial"/>
            <w:b/>
            <w:bCs/>
            <w:color w:val="1F2328"/>
            <w:kern w:val="0"/>
            <w:sz w:val="28"/>
            <w:szCs w:val="28"/>
            <w:lang w:val="en-SE"/>
            <w14:ligatures w14:val="none"/>
          </w:rPr>
          <w:delText>Background and Motivation</w:delText>
        </w:r>
      </w:del>
    </w:p>
    <w:p w14:paraId="7A4A5141" w14:textId="77777777" w:rsidR="00347E67" w:rsidRPr="003C5E08" w:rsidRDefault="00347E67" w:rsidP="003C5E08">
      <w:pPr>
        <w:shd w:val="clear" w:color="auto" w:fill="FFFFFF"/>
        <w:spacing w:before="100" w:beforeAutospacing="1" w:after="100" w:afterAutospacing="1" w:line="240" w:lineRule="auto"/>
        <w:jc w:val="both"/>
        <w:textAlignment w:val="top"/>
        <w:outlineLvl w:val="1"/>
        <w:rPr>
          <w:ins w:id="33" w:author="Xiya Song" w:date="2025-12-19T15:52:00Z" w16du:dateUtc="2025-12-19T14:52:00Z"/>
          <w:rFonts w:ascii="Arial" w:eastAsia="Times New Roman" w:hAnsi="Arial" w:cs="Arial"/>
          <w:b/>
          <w:bCs/>
          <w:color w:val="1F2328"/>
          <w:kern w:val="0"/>
          <w:sz w:val="28"/>
          <w:szCs w:val="28"/>
          <w:lang w:val="en-SE"/>
          <w14:ligatures w14:val="none"/>
        </w:rPr>
      </w:pPr>
    </w:p>
    <w:p w14:paraId="6A36CECB" w14:textId="49A8834A" w:rsidR="00347E67" w:rsidRDefault="003C5E08" w:rsidP="003C5E08">
      <w:pPr>
        <w:shd w:val="clear" w:color="auto" w:fill="FFFFFF"/>
        <w:spacing w:before="100" w:beforeAutospacing="1" w:after="100" w:afterAutospacing="1" w:line="240" w:lineRule="auto"/>
        <w:jc w:val="both"/>
        <w:textAlignment w:val="top"/>
        <w:rPr>
          <w:ins w:id="34" w:author="Xiya Song" w:date="2025-12-19T15:53:00Z" w16du:dateUtc="2025-12-19T14:53:00Z"/>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Heart failure represents a significant global health burden.</w:t>
      </w:r>
      <w:ins w:id="35" w:author="Xiya Song" w:date="2025-12-19T15:52:00Z" w16du:dateUtc="2025-12-19T14:52:00Z">
        <w:r w:rsidR="00347E67" w:rsidRPr="00347E67">
          <w:rPr>
            <w:rFonts w:ascii="Arial" w:eastAsia="Times New Roman" w:hAnsi="Arial" w:cs="Arial"/>
            <w:color w:val="1F2328"/>
            <w:kern w:val="0"/>
            <w:lang w:val="en-SE"/>
            <w14:ligatures w14:val="none"/>
          </w:rPr>
          <w:t xml:space="preserve"> </w:t>
        </w:r>
      </w:ins>
      <w:ins w:id="36" w:author="Xiya Song" w:date="2025-12-19T16:29:00Z" w16du:dateUtc="2025-12-19T15:29:00Z">
        <w:r w:rsidR="00697A29" w:rsidRPr="00697A29">
          <w:rPr>
            <w:rFonts w:ascii="Arial" w:eastAsia="Times New Roman" w:hAnsi="Arial" w:cs="Arial"/>
            <w:color w:val="1F2328"/>
            <w:kern w:val="0"/>
            <w:lang w:val="en-SE"/>
            <w14:ligatures w14:val="none"/>
          </w:rPr>
          <w:t xml:space="preserve">Dilated cardiomyopathy (DCM) is characterized by dilation and impaired contraction of the ventricles, leading to reduced systolic function and heart failure, often with diverse genetic and non-genetic causes. In contrast, hypertrophic cardiomyopathy (HCM) involves abnormal thickening of the ventricular myocardium, typically due to sarcomeric gene mutations, which can impede diastolic filling and outflow. </w:t>
        </w:r>
      </w:ins>
      <w:del w:id="37" w:author="Xiya Song" w:date="2025-12-19T16:29:00Z" w16du:dateUtc="2025-12-19T15:29:00Z">
        <w:r w:rsidRPr="003C5E08" w:rsidDel="00697A29">
          <w:rPr>
            <w:rFonts w:ascii="Arial" w:eastAsia="Times New Roman" w:hAnsi="Arial" w:cs="Arial"/>
            <w:color w:val="1F2328"/>
            <w:kern w:val="0"/>
            <w:lang w:val="en-SE"/>
            <w14:ligatures w14:val="none"/>
          </w:rPr>
          <w:delText xml:space="preserve"> </w:delText>
        </w:r>
      </w:del>
    </w:p>
    <w:p w14:paraId="2615A6D5" w14:textId="2DA7BF13" w:rsidR="00792CD1" w:rsidRDefault="003C5E08" w:rsidP="003C5E08">
      <w:pPr>
        <w:shd w:val="clear" w:color="auto" w:fill="FFFFFF"/>
        <w:spacing w:before="100" w:beforeAutospacing="1" w:after="100" w:afterAutospacing="1" w:line="240" w:lineRule="auto"/>
        <w:jc w:val="both"/>
        <w:textAlignment w:val="top"/>
        <w:rPr>
          <w:ins w:id="38" w:author="Xiya Song" w:date="2025-12-19T16:39:00Z" w16du:dateUtc="2025-12-19T15:39:00Z"/>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 xml:space="preserve">Understanding the molecular signatures distinguishing diseased from healthy tissue can reveal candidate genes and pathways for therapeutic intervention. RNA-Seq technology provides a powerful means to profile gene expression, but extracting meaningful insights requires robust computational analysis. </w:t>
      </w:r>
      <w:ins w:id="39" w:author="Xiya Song" w:date="2025-12-19T15:46:00Z" w16du:dateUtc="2025-12-19T14:46:00Z">
        <w:r w:rsidR="00792CD1">
          <w:rPr>
            <w:rFonts w:ascii="Arial" w:eastAsia="Times New Roman" w:hAnsi="Arial" w:cs="Arial"/>
            <w:color w:val="1F2328"/>
            <w:kern w:val="0"/>
            <w:lang w:val="en-SE"/>
            <w14:ligatures w14:val="none"/>
          </w:rPr>
          <w:t xml:space="preserve">Since RNA-Seq data </w:t>
        </w:r>
      </w:ins>
      <w:ins w:id="40" w:author="Xiya Song" w:date="2025-12-19T16:39:00Z" w16du:dateUtc="2025-12-19T15:39:00Z">
        <w:r w:rsidR="00697A29">
          <w:rPr>
            <w:rFonts w:ascii="Arial" w:eastAsia="Times New Roman" w:hAnsi="Arial" w:cs="Arial"/>
            <w:color w:val="1F2328"/>
            <w:kern w:val="0"/>
            <w:lang w:val="en-SE"/>
            <w14:ligatures w14:val="none"/>
          </w:rPr>
          <w:t>are</w:t>
        </w:r>
      </w:ins>
      <w:ins w:id="41" w:author="Xiya Song" w:date="2025-12-19T15:46:00Z" w16du:dateUtc="2025-12-19T14:46:00Z">
        <w:r w:rsidR="00792CD1">
          <w:rPr>
            <w:rFonts w:ascii="Arial" w:eastAsia="Times New Roman" w:hAnsi="Arial" w:cs="Arial"/>
            <w:color w:val="1F2328"/>
            <w:kern w:val="0"/>
            <w:lang w:val="en-SE"/>
            <w14:ligatures w14:val="none"/>
          </w:rPr>
          <w:t xml:space="preserve"> formed as </w:t>
        </w:r>
      </w:ins>
      <w:ins w:id="42" w:author="Xiya Song" w:date="2025-12-19T15:49:00Z" w16du:dateUtc="2025-12-19T14:49:00Z">
        <w:r w:rsidR="00792CD1">
          <w:rPr>
            <w:rFonts w:ascii="Arial" w:eastAsia="Times New Roman" w:hAnsi="Arial" w:cs="Arial"/>
            <w:color w:val="1F2328"/>
            <w:kern w:val="0"/>
            <w:lang w:val="en-SE"/>
            <w14:ligatures w14:val="none"/>
          </w:rPr>
          <w:t xml:space="preserve">a </w:t>
        </w:r>
      </w:ins>
      <w:ins w:id="43" w:author="Xiya Song" w:date="2025-12-19T15:46:00Z" w16du:dateUtc="2025-12-19T14:46:00Z">
        <w:r w:rsidR="00792CD1">
          <w:rPr>
            <w:rFonts w:ascii="Arial" w:eastAsia="Times New Roman" w:hAnsi="Arial" w:cs="Arial"/>
            <w:color w:val="1F2328"/>
            <w:kern w:val="0"/>
            <w:lang w:val="en-SE"/>
            <w14:ligatures w14:val="none"/>
          </w:rPr>
          <w:t xml:space="preserve">tabular </w:t>
        </w:r>
      </w:ins>
      <w:ins w:id="44" w:author="Xiya Song" w:date="2025-12-19T15:47:00Z" w16du:dateUtc="2025-12-19T14:47:00Z">
        <w:r w:rsidR="00792CD1">
          <w:rPr>
            <w:rFonts w:ascii="Arial" w:eastAsia="Times New Roman" w:hAnsi="Arial" w:cs="Arial"/>
            <w:color w:val="1F2328"/>
            <w:kern w:val="0"/>
            <w:lang w:val="en-SE"/>
            <w14:ligatures w14:val="none"/>
          </w:rPr>
          <w:t xml:space="preserve">2D matrix, </w:t>
        </w:r>
      </w:ins>
      <w:ins w:id="45" w:author="Xiya Song" w:date="2025-12-19T16:39:00Z" w16du:dateUtc="2025-12-19T15:39:00Z">
        <w:r w:rsidR="00697A29">
          <w:rPr>
            <w:rFonts w:ascii="Arial" w:eastAsia="Times New Roman" w:hAnsi="Arial" w:cs="Arial"/>
            <w:color w:val="1F2328"/>
            <w:kern w:val="0"/>
            <w:lang w:val="en-SE"/>
            <w14:ligatures w14:val="none"/>
          </w:rPr>
          <w:t>they</w:t>
        </w:r>
      </w:ins>
      <w:ins w:id="46" w:author="Xiya Song" w:date="2025-12-19T15:47:00Z" w16du:dateUtc="2025-12-19T14:47:00Z">
        <w:r w:rsidR="00792CD1">
          <w:rPr>
            <w:rFonts w:ascii="Arial" w:eastAsia="Times New Roman" w:hAnsi="Arial" w:cs="Arial"/>
            <w:color w:val="1F2328"/>
            <w:kern w:val="0"/>
            <w:lang w:val="en-SE"/>
            <w14:ligatures w14:val="none"/>
          </w:rPr>
          <w:t xml:space="preserve"> </w:t>
        </w:r>
      </w:ins>
      <w:ins w:id="47" w:author="Xiya Song" w:date="2025-12-19T16:39:00Z" w16du:dateUtc="2025-12-19T15:39:00Z">
        <w:r w:rsidR="00697A29">
          <w:rPr>
            <w:rFonts w:ascii="Arial" w:eastAsia="Times New Roman" w:hAnsi="Arial" w:cs="Arial"/>
            <w:color w:val="1F2328"/>
            <w:kern w:val="0"/>
            <w:lang w:val="en-SE"/>
            <w14:ligatures w14:val="none"/>
          </w:rPr>
          <w:t>are</w:t>
        </w:r>
      </w:ins>
      <w:ins w:id="48" w:author="Xiya Song" w:date="2025-12-19T15:47:00Z" w16du:dateUtc="2025-12-19T14:47:00Z">
        <w:r w:rsidR="00792CD1">
          <w:rPr>
            <w:rFonts w:ascii="Arial" w:eastAsia="Times New Roman" w:hAnsi="Arial" w:cs="Arial"/>
            <w:color w:val="1F2328"/>
            <w:kern w:val="0"/>
            <w:lang w:val="en-SE"/>
            <w14:ligatures w14:val="none"/>
          </w:rPr>
          <w:t xml:space="preserve"> a good resource </w:t>
        </w:r>
      </w:ins>
      <w:ins w:id="49" w:author="Xiya Song" w:date="2025-12-19T16:39:00Z" w16du:dateUtc="2025-12-19T15:39:00Z">
        <w:r w:rsidR="00697A29">
          <w:rPr>
            <w:rFonts w:ascii="Arial" w:eastAsia="Times New Roman" w:hAnsi="Arial" w:cs="Arial"/>
            <w:color w:val="1F2328"/>
            <w:kern w:val="0"/>
            <w:lang w:val="en-SE"/>
            <w14:ligatures w14:val="none"/>
          </w:rPr>
          <w:t>for</w:t>
        </w:r>
      </w:ins>
      <w:ins w:id="50" w:author="Xiya Song" w:date="2025-12-19T15:47:00Z" w16du:dateUtc="2025-12-19T14:47:00Z">
        <w:r w:rsidR="00792CD1">
          <w:rPr>
            <w:rFonts w:ascii="Arial" w:eastAsia="Times New Roman" w:hAnsi="Arial" w:cs="Arial"/>
            <w:color w:val="1F2328"/>
            <w:kern w:val="0"/>
            <w:lang w:val="en-SE"/>
            <w14:ligatures w14:val="none"/>
          </w:rPr>
          <w:t xml:space="preserve"> construct</w:t>
        </w:r>
      </w:ins>
      <w:ins w:id="51" w:author="Xiya Song" w:date="2025-12-19T16:39:00Z" w16du:dateUtc="2025-12-19T15:39:00Z">
        <w:r w:rsidR="00697A29">
          <w:rPr>
            <w:rFonts w:ascii="Arial" w:eastAsia="Times New Roman" w:hAnsi="Arial" w:cs="Arial"/>
            <w:color w:val="1F2328"/>
            <w:kern w:val="0"/>
            <w:lang w:val="en-SE"/>
            <w14:ligatures w14:val="none"/>
          </w:rPr>
          <w:t>ing</w:t>
        </w:r>
      </w:ins>
      <w:ins w:id="52" w:author="Xiya Song" w:date="2025-12-19T15:47:00Z" w16du:dateUtc="2025-12-19T14:47:00Z">
        <w:r w:rsidR="00792CD1">
          <w:rPr>
            <w:rFonts w:ascii="Arial" w:eastAsia="Times New Roman" w:hAnsi="Arial" w:cs="Arial"/>
            <w:color w:val="1F2328"/>
            <w:kern w:val="0"/>
            <w:lang w:val="en-SE"/>
            <w14:ligatures w14:val="none"/>
          </w:rPr>
          <w:t xml:space="preserve"> ML models and regression analysis</w:t>
        </w:r>
      </w:ins>
      <w:ins w:id="53" w:author="Xiya Song" w:date="2025-12-19T15:49:00Z" w16du:dateUtc="2025-12-19T14:49:00Z">
        <w:r w:rsidR="00792CD1">
          <w:rPr>
            <w:rFonts w:ascii="Arial" w:eastAsia="Times New Roman" w:hAnsi="Arial" w:cs="Arial"/>
            <w:color w:val="1F2328"/>
            <w:kern w:val="0"/>
            <w:lang w:val="en-SE"/>
            <w14:ligatures w14:val="none"/>
          </w:rPr>
          <w:t xml:space="preserve"> (</w:t>
        </w:r>
      </w:ins>
      <w:ins w:id="54" w:author="Xiya Song" w:date="2025-12-19T15:50:00Z" w16du:dateUtc="2025-12-19T14:50:00Z">
        <w:r w:rsidR="00792CD1">
          <w:rPr>
            <w:rFonts w:ascii="Arial" w:eastAsia="Times New Roman" w:hAnsi="Arial" w:cs="Arial"/>
            <w:color w:val="1F2328"/>
            <w:kern w:val="0"/>
            <w:lang w:val="en-SE"/>
            <w14:ligatures w14:val="none"/>
          </w:rPr>
          <w:t>as represented by DEG analysis</w:t>
        </w:r>
      </w:ins>
      <w:ins w:id="55" w:author="Xiya Song" w:date="2025-12-19T15:49:00Z" w16du:dateUtc="2025-12-19T14:49:00Z">
        <w:r w:rsidR="00792CD1">
          <w:rPr>
            <w:rFonts w:ascii="Arial" w:eastAsia="Times New Roman" w:hAnsi="Arial" w:cs="Arial"/>
            <w:color w:val="1F2328"/>
            <w:kern w:val="0"/>
            <w:lang w:val="en-SE"/>
            <w14:ligatures w14:val="none"/>
          </w:rPr>
          <w:t>)</w:t>
        </w:r>
      </w:ins>
      <w:ins w:id="56" w:author="Xiya Song" w:date="2025-12-19T15:50:00Z" w16du:dateUtc="2025-12-19T14:50:00Z">
        <w:r w:rsidR="00792CD1">
          <w:rPr>
            <w:rFonts w:ascii="Arial" w:eastAsia="Times New Roman" w:hAnsi="Arial" w:cs="Arial"/>
            <w:color w:val="1F2328"/>
            <w:kern w:val="0"/>
            <w:lang w:val="en-SE"/>
            <w14:ligatures w14:val="none"/>
          </w:rPr>
          <w:t xml:space="preserve">. </w:t>
        </w:r>
      </w:ins>
    </w:p>
    <w:p w14:paraId="48262FC2" w14:textId="4ECDAB7C" w:rsidR="00792CD1" w:rsidRDefault="003C5E08" w:rsidP="003C5E08">
      <w:pPr>
        <w:shd w:val="clear" w:color="auto" w:fill="FFFFFF"/>
        <w:spacing w:before="100" w:beforeAutospacing="1" w:after="100" w:afterAutospacing="1" w:line="240" w:lineRule="auto"/>
        <w:jc w:val="both"/>
        <w:textAlignment w:val="top"/>
        <w:rPr>
          <w:ins w:id="57" w:author="Xiya Song" w:date="2025-12-19T15:46:00Z" w16du:dateUtc="2025-12-19T14:46:00Z"/>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The motivation for this project was to develop a lightweight, interpretable RNA-Seq</w:t>
      </w:r>
      <w:ins w:id="58" w:author="Xiya Song" w:date="2025-12-19T15:50:00Z" w16du:dateUtc="2025-12-19T14:50:00Z">
        <w:r w:rsidR="00792CD1">
          <w:rPr>
            <w:rFonts w:ascii="Arial" w:eastAsia="Times New Roman" w:hAnsi="Arial" w:cs="Arial"/>
            <w:color w:val="1F2328"/>
            <w:kern w:val="0"/>
            <w:lang w:val="en-SE"/>
            <w14:ligatures w14:val="none"/>
          </w:rPr>
          <w:t>-based</w:t>
        </w:r>
      </w:ins>
      <w:r w:rsidRPr="003C5E08">
        <w:rPr>
          <w:rFonts w:ascii="Arial" w:eastAsia="Times New Roman" w:hAnsi="Arial" w:cs="Arial"/>
          <w:color w:val="1F2328"/>
          <w:kern w:val="0"/>
          <w:lang w:val="en-SE"/>
          <w14:ligatures w14:val="none"/>
        </w:rPr>
        <w:t xml:space="preserve"> classifier that allows for fast</w:t>
      </w:r>
      <w:del w:id="59" w:author="Xiya Song" w:date="2025-12-19T15:50:00Z" w16du:dateUtc="2025-12-19T14:50:00Z">
        <w:r w:rsidRPr="003C5E08" w:rsidDel="00792CD1">
          <w:rPr>
            <w:rFonts w:ascii="Arial" w:eastAsia="Times New Roman" w:hAnsi="Arial" w:cs="Arial"/>
            <w:color w:val="1F2328"/>
            <w:kern w:val="0"/>
            <w:lang w:val="en-SE"/>
            <w14:ligatures w14:val="none"/>
          </w:rPr>
          <w:delText xml:space="preserve"> </w:delText>
        </w:r>
      </w:del>
      <w:ins w:id="60" w:author="Xiya Song" w:date="2025-12-19T15:51:00Z" w16du:dateUtc="2025-12-19T14:51:00Z">
        <w:r w:rsidR="00792CD1">
          <w:rPr>
            <w:rFonts w:ascii="Arial" w:eastAsia="Times New Roman" w:hAnsi="Arial" w:cs="Arial"/>
            <w:color w:val="1F2328"/>
            <w:kern w:val="0"/>
            <w:lang w:val="en-SE"/>
            <w14:ligatures w14:val="none"/>
          </w:rPr>
          <w:t xml:space="preserve"> explorations of key genes that lead</w:t>
        </w:r>
        <w:r w:rsidR="00347E67">
          <w:rPr>
            <w:rFonts w:ascii="Arial" w:eastAsia="Times New Roman" w:hAnsi="Arial" w:cs="Arial"/>
            <w:color w:val="1F2328"/>
            <w:kern w:val="0"/>
            <w:lang w:val="en-SE"/>
            <w14:ligatures w14:val="none"/>
          </w:rPr>
          <w:t xml:space="preserve"> the variance between heart tissue suffering </w:t>
        </w:r>
      </w:ins>
      <w:ins w:id="61" w:author="Xiya Song" w:date="2025-12-19T15:52:00Z" w16du:dateUtc="2025-12-19T14:52:00Z">
        <w:r w:rsidR="00347E67">
          <w:rPr>
            <w:rFonts w:ascii="Arial" w:eastAsia="Times New Roman" w:hAnsi="Arial" w:cs="Arial"/>
            <w:color w:val="1F2328"/>
            <w:kern w:val="0"/>
            <w:lang w:val="en-SE"/>
            <w14:ligatures w14:val="none"/>
          </w:rPr>
          <w:t xml:space="preserve">from </w:t>
        </w:r>
      </w:ins>
      <w:ins w:id="62" w:author="Xiya Song" w:date="2025-12-19T15:51:00Z" w16du:dateUtc="2025-12-19T14:51:00Z">
        <w:r w:rsidR="00347E67">
          <w:rPr>
            <w:rFonts w:ascii="Arial" w:eastAsia="Times New Roman" w:hAnsi="Arial" w:cs="Arial"/>
            <w:color w:val="1F2328"/>
            <w:kern w:val="0"/>
            <w:lang w:val="en-SE"/>
            <w14:ligatures w14:val="none"/>
          </w:rPr>
          <w:t>diseases and normal tissue</w:t>
        </w:r>
      </w:ins>
      <w:del w:id="63" w:author="Xiya Song" w:date="2025-12-19T15:50:00Z" w16du:dateUtc="2025-12-19T14:50:00Z">
        <w:r w:rsidRPr="003C5E08" w:rsidDel="00792CD1">
          <w:rPr>
            <w:rFonts w:ascii="Arial" w:eastAsia="Times New Roman" w:hAnsi="Arial" w:cs="Arial"/>
            <w:color w:val="1F2328"/>
            <w:kern w:val="0"/>
            <w:lang w:val="en-SE"/>
            <w14:ligatures w14:val="none"/>
          </w:rPr>
          <w:delText>hypothesis testing and educational use</w:delText>
        </w:r>
      </w:del>
      <w:r w:rsidRPr="003C5E08">
        <w:rPr>
          <w:rFonts w:ascii="Arial" w:eastAsia="Times New Roman" w:hAnsi="Arial" w:cs="Arial"/>
          <w:color w:val="1F2328"/>
          <w:kern w:val="0"/>
          <w:lang w:val="en-SE"/>
          <w14:ligatures w14:val="none"/>
        </w:rPr>
        <w:t xml:space="preserve">, without requiring access to raw sequencing reads. </w:t>
      </w:r>
    </w:p>
    <w:p w14:paraId="0E942B7F" w14:textId="3476AF0C" w:rsidR="003C5E08" w:rsidRPr="003C5E0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The Magnetique dataset, focusing on left-ventricular tissue, offered a suitable public resource for this task, aligning with the course's emphasis on interpretable AI in biomedical research.</w:t>
      </w:r>
    </w:p>
    <w:p w14:paraId="655552D1" w14:textId="58F2F465" w:rsidR="003C5E08" w:rsidRPr="003C5E08" w:rsidRDefault="00697A29"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sz w:val="28"/>
          <w:szCs w:val="28"/>
          <w:lang w:val="en-SE"/>
          <w14:ligatures w14:val="none"/>
        </w:rPr>
      </w:pPr>
      <w:ins w:id="64" w:author="Xiya Song" w:date="2025-12-19T16:30:00Z" w16du:dateUtc="2025-12-19T15:30:00Z">
        <w:r>
          <w:rPr>
            <w:rFonts w:ascii="Arial" w:eastAsia="Times New Roman" w:hAnsi="Arial" w:cs="Arial"/>
            <w:b/>
            <w:bCs/>
            <w:color w:val="1F2328"/>
            <w:kern w:val="0"/>
            <w:sz w:val="28"/>
            <w:szCs w:val="28"/>
            <w:lang w:val="en-SE"/>
            <w14:ligatures w14:val="none"/>
          </w:rPr>
          <w:t>Materials and Methods</w:t>
        </w:r>
      </w:ins>
      <w:del w:id="65" w:author="Xiya Song" w:date="2025-12-19T16:30:00Z" w16du:dateUtc="2025-12-19T15:30:00Z">
        <w:r w:rsidR="003C5E08" w:rsidRPr="003C5E08" w:rsidDel="00697A29">
          <w:rPr>
            <w:rFonts w:ascii="Arial" w:eastAsia="Times New Roman" w:hAnsi="Arial" w:cs="Arial"/>
            <w:b/>
            <w:bCs/>
            <w:color w:val="1F2328"/>
            <w:kern w:val="0"/>
            <w:sz w:val="28"/>
            <w:szCs w:val="28"/>
            <w:lang w:val="en-SE"/>
            <w14:ligatures w14:val="none"/>
          </w:rPr>
          <w:delText>Dataset Summary</w:delText>
        </w:r>
      </w:del>
    </w:p>
    <w:p w14:paraId="15571829" w14:textId="180C36A3" w:rsidR="003C5E08" w:rsidRDefault="003C5E08" w:rsidP="003C5E08">
      <w:pPr>
        <w:shd w:val="clear" w:color="auto" w:fill="FFFFFF"/>
        <w:spacing w:before="100" w:beforeAutospacing="1" w:after="100" w:afterAutospacing="1" w:line="240" w:lineRule="auto"/>
        <w:jc w:val="both"/>
        <w:textAlignment w:val="top"/>
        <w:rPr>
          <w:ins w:id="66" w:author="Xiya Song" w:date="2025-12-19T16:39:00Z" w16du:dateUtc="2025-12-19T15:39:00Z"/>
          <w:rFonts w:ascii="Arial" w:eastAsia="Times New Roman" w:hAnsi="Arial" w:cs="Arial"/>
          <w:color w:val="1F2328"/>
          <w:kern w:val="0"/>
          <w:lang w:val="en-SE"/>
          <w14:ligatures w14:val="none"/>
        </w:rPr>
      </w:pPr>
      <w:del w:id="67" w:author="Xiya Song" w:date="2025-12-19T16:30:00Z" w16du:dateUtc="2025-12-19T15:30:00Z">
        <w:r w:rsidRPr="003C5E08" w:rsidDel="00697A29">
          <w:rPr>
            <w:rFonts w:ascii="Arial" w:eastAsia="Times New Roman" w:hAnsi="Arial" w:cs="Arial"/>
            <w:b/>
            <w:bCs/>
            <w:color w:val="1F2328"/>
            <w:kern w:val="0"/>
            <w:lang w:val="en-SE"/>
            <w14:ligatures w14:val="none"/>
          </w:rPr>
          <w:lastRenderedPageBreak/>
          <w:delText>Data Source:</w:delText>
        </w:r>
        <w:r w:rsidRPr="003C5E08" w:rsidDel="00697A29">
          <w:rPr>
            <w:rFonts w:ascii="Arial" w:eastAsia="Times New Roman" w:hAnsi="Arial" w:cs="Arial"/>
            <w:color w:val="1F2328"/>
            <w:kern w:val="0"/>
            <w:lang w:val="en-SE"/>
            <w14:ligatures w14:val="none"/>
          </w:rPr>
          <w:delText> </w:delText>
        </w:r>
      </w:del>
      <w:r w:rsidRPr="003C5E08">
        <w:rPr>
          <w:rFonts w:ascii="Arial" w:eastAsia="Times New Roman" w:hAnsi="Arial" w:cs="Arial"/>
          <w:color w:val="1F2328"/>
          <w:kern w:val="0"/>
          <w:lang w:val="en-SE"/>
          <w14:ligatures w14:val="none"/>
        </w:rPr>
        <w:t>The project utilized the Magnetique dataset (Zenodo:</w:t>
      </w:r>
      <w:r w:rsidRPr="003C5E08">
        <w:rPr>
          <w:rFonts w:ascii="Arial" w:eastAsia="Times New Roman" w:hAnsi="Arial" w:cs="Arial"/>
          <w:color w:val="1F2328"/>
          <w:kern w:val="0"/>
          <w:lang w:val="en-SE"/>
          <w14:ligatures w14:val="none"/>
        </w:rPr>
        <w:fldChar w:fldCharType="begin"/>
      </w:r>
      <w:r w:rsidRPr="003C5E08">
        <w:rPr>
          <w:rFonts w:ascii="Arial" w:eastAsia="Times New Roman" w:hAnsi="Arial" w:cs="Arial"/>
          <w:color w:val="1F2328"/>
          <w:kern w:val="0"/>
          <w:lang w:val="en-SE"/>
          <w14:ligatures w14:val="none"/>
        </w:rPr>
        <w:instrText>HYPERLINK "https://zenodo.org/record/7148045"</w:instrText>
      </w:r>
      <w:r w:rsidRPr="003C5E08">
        <w:rPr>
          <w:rFonts w:ascii="Arial" w:eastAsia="Times New Roman" w:hAnsi="Arial" w:cs="Arial"/>
          <w:color w:val="1F2328"/>
          <w:kern w:val="0"/>
          <w:lang w:val="en-SE"/>
          <w14:ligatures w14:val="none"/>
        </w:rPr>
      </w:r>
      <w:r w:rsidRPr="003C5E08">
        <w:rPr>
          <w:rFonts w:ascii="Arial" w:eastAsia="Times New Roman" w:hAnsi="Arial" w:cs="Arial"/>
          <w:color w:val="1F2328"/>
          <w:kern w:val="0"/>
          <w:lang w:val="en-SE"/>
          <w14:ligatures w14:val="none"/>
        </w:rPr>
        <w:fldChar w:fldCharType="separate"/>
      </w:r>
      <w:r w:rsidRPr="003C5E08">
        <w:rPr>
          <w:rFonts w:ascii="Arial" w:eastAsia="Times New Roman" w:hAnsi="Arial" w:cs="Arial"/>
          <w:color w:val="0969DA"/>
          <w:kern w:val="0"/>
          <w:u w:val="single"/>
          <w:lang w:val="en-SE"/>
          <w14:ligatures w14:val="none"/>
        </w:rPr>
        <w:t>https://zenodo.org/record/7148045</w:t>
      </w:r>
      <w:r w:rsidRPr="003C5E08">
        <w:rPr>
          <w:rFonts w:ascii="Arial" w:eastAsia="Times New Roman" w:hAnsi="Arial" w:cs="Arial"/>
          <w:color w:val="1F2328"/>
          <w:kern w:val="0"/>
          <w:lang w:val="en-SE"/>
          <w14:ligatures w14:val="none"/>
        </w:rPr>
        <w:fldChar w:fldCharType="end"/>
      </w:r>
      <w:r w:rsidRPr="003C5E08">
        <w:rPr>
          <w:rFonts w:ascii="Arial" w:eastAsia="Times New Roman" w:hAnsi="Arial" w:cs="Arial"/>
          <w:color w:val="1F2328"/>
          <w:kern w:val="0"/>
          <w:lang w:val="en-SE"/>
          <w14:ligatures w14:val="none"/>
        </w:rPr>
        <w:t>), described in Sci Data 2023. This dataset comprises RNA-Seq data from left-ventricular tissue of patients with dilated cardiomyopathy (DCM), hypertrophic cardiomyopathy (HCM), and non-failing donor (NFD) hearts.</w:t>
      </w:r>
    </w:p>
    <w:p w14:paraId="644DFD75" w14:textId="505AC920" w:rsidR="00697A29" w:rsidRPr="00697A29" w:rsidRDefault="00697A29" w:rsidP="00697A29">
      <w:pPr>
        <w:shd w:val="clear" w:color="auto" w:fill="FFFFFF"/>
        <w:spacing w:before="100" w:beforeAutospacing="1" w:after="100" w:afterAutospacing="1" w:line="240" w:lineRule="auto"/>
        <w:jc w:val="both"/>
        <w:textAlignment w:val="top"/>
        <w:rPr>
          <w:ins w:id="68" w:author="Xiya Song" w:date="2025-12-19T16:39:00Z" w16du:dateUtc="2025-12-19T15:39:00Z"/>
          <w:rFonts w:ascii="Arial" w:eastAsia="Times New Roman" w:hAnsi="Arial" w:cs="Arial"/>
          <w:color w:val="1F2328"/>
          <w:kern w:val="0"/>
          <w:lang w:val="en-SE"/>
          <w14:ligatures w14:val="none"/>
        </w:rPr>
      </w:pPr>
      <w:ins w:id="69" w:author="Xiya Song" w:date="2025-12-19T16:39:00Z" w16du:dateUtc="2025-12-19T15:39:00Z">
        <w:r>
          <w:rPr>
            <w:rFonts w:ascii="Arial" w:eastAsia="Times New Roman" w:hAnsi="Arial" w:cs="Arial"/>
            <w:color w:val="1F2328"/>
            <w:kern w:val="0"/>
            <w:lang w:val="en-SE"/>
            <w14:ligatures w14:val="none"/>
          </w:rPr>
          <w:t>Typical b</w:t>
        </w:r>
        <w:r w:rsidRPr="00697A29">
          <w:rPr>
            <w:rFonts w:ascii="Arial" w:eastAsia="Times New Roman" w:hAnsi="Arial" w:cs="Arial"/>
            <w:color w:val="1F2328"/>
            <w:kern w:val="0"/>
            <w:lang w:val="en-SE"/>
            <w14:ligatures w14:val="none"/>
          </w:rPr>
          <w:t>ulk transcriptomic analysis involves data preprocessing, normalization, exploratory analysis, and downstream modeling. After quality control and alignment to a reference genome, raw read counts are summarized at the gene level and normalized to correct for library size and sequencing bias, commonly using methods implemented in DESeq2 or edgeR. Variance-stabilizing or log transformations enable subsequent exploratory data analysis</w:t>
        </w:r>
        <w:r>
          <w:rPr>
            <w:rFonts w:ascii="Arial" w:eastAsia="Times New Roman" w:hAnsi="Arial" w:cs="Arial"/>
            <w:color w:val="1F2328"/>
            <w:kern w:val="0"/>
            <w:lang w:val="en-SE"/>
            <w14:ligatures w14:val="none"/>
          </w:rPr>
          <w:t>,</w:t>
        </w:r>
        <w:r w:rsidRPr="00697A29">
          <w:rPr>
            <w:rFonts w:ascii="Arial" w:eastAsia="Times New Roman" w:hAnsi="Arial" w:cs="Arial"/>
            <w:color w:val="1F2328"/>
            <w:kern w:val="0"/>
            <w:lang w:val="en-SE"/>
            <w14:ligatures w14:val="none"/>
          </w:rPr>
          <w:t xml:space="preserve"> such as principal component analysis (PCA) and clustering</w:t>
        </w:r>
      </w:ins>
      <w:ins w:id="70" w:author="Xiya Song" w:date="2025-12-19T16:40:00Z" w16du:dateUtc="2025-12-19T15:40:00Z">
        <w:r>
          <w:rPr>
            <w:rFonts w:ascii="Arial" w:eastAsia="Times New Roman" w:hAnsi="Arial" w:cs="Arial"/>
            <w:color w:val="1F2328"/>
            <w:kern w:val="0"/>
            <w:lang w:val="en-SE"/>
            <w14:ligatures w14:val="none"/>
          </w:rPr>
          <w:t>,</w:t>
        </w:r>
      </w:ins>
      <w:ins w:id="71" w:author="Xiya Song" w:date="2025-12-19T16:39:00Z" w16du:dateUtc="2025-12-19T15:39:00Z">
        <w:r w:rsidRPr="00697A29">
          <w:rPr>
            <w:rFonts w:ascii="Arial" w:eastAsia="Times New Roman" w:hAnsi="Arial" w:cs="Arial"/>
            <w:color w:val="1F2328"/>
            <w:kern w:val="0"/>
            <w:lang w:val="en-SE"/>
            <w14:ligatures w14:val="none"/>
          </w:rPr>
          <w:t xml:space="preserve"> to assess sample quality and overall structure.</w:t>
        </w:r>
      </w:ins>
    </w:p>
    <w:p w14:paraId="78068053" w14:textId="497CA109" w:rsidR="00A97762" w:rsidRDefault="00A97762" w:rsidP="00697A29">
      <w:pPr>
        <w:shd w:val="clear" w:color="auto" w:fill="FFFFFF"/>
        <w:spacing w:before="100" w:beforeAutospacing="1" w:after="100" w:afterAutospacing="1" w:line="240" w:lineRule="auto"/>
        <w:jc w:val="both"/>
        <w:textAlignment w:val="top"/>
        <w:rPr>
          <w:ins w:id="72" w:author="Xiya Song" w:date="2025-12-19T16:41:00Z" w16du:dateUtc="2025-12-19T15:41:00Z"/>
          <w:rFonts w:ascii="Arial" w:eastAsia="Times New Roman" w:hAnsi="Arial" w:cs="Arial"/>
          <w:color w:val="1F2328"/>
          <w:kern w:val="0"/>
          <w:lang w:val="en-SE"/>
          <w14:ligatures w14:val="none"/>
        </w:rPr>
      </w:pPr>
      <w:ins w:id="73" w:author="Xiya Song" w:date="2025-12-19T16:41:00Z" w16du:dateUtc="2025-12-19T15:41:00Z">
        <w:r>
          <w:rPr>
            <w:rFonts w:ascii="Arial" w:eastAsia="Times New Roman" w:hAnsi="Arial" w:cs="Arial"/>
            <w:color w:val="1F2328"/>
            <w:kern w:val="0"/>
            <w:lang w:val="en-SE"/>
            <w14:ligatures w14:val="none"/>
          </w:rPr>
          <w:t>Several statistical methods were chosen and applied to this project.</w:t>
        </w:r>
      </w:ins>
    </w:p>
    <w:p w14:paraId="1F01626C" w14:textId="6C5EEC92" w:rsidR="00697A29" w:rsidRDefault="00A97762" w:rsidP="00697A29">
      <w:pPr>
        <w:shd w:val="clear" w:color="auto" w:fill="FFFFFF"/>
        <w:spacing w:before="100" w:beforeAutospacing="1" w:after="100" w:afterAutospacing="1" w:line="240" w:lineRule="auto"/>
        <w:jc w:val="both"/>
        <w:textAlignment w:val="top"/>
        <w:rPr>
          <w:ins w:id="74" w:author="Xiya Song" w:date="2025-12-19T16:42:00Z" w16du:dateUtc="2025-12-19T15:42:00Z"/>
          <w:rFonts w:ascii="Arial" w:eastAsia="Times New Roman" w:hAnsi="Arial" w:cs="Arial"/>
          <w:color w:val="1F2328"/>
          <w:kern w:val="0"/>
          <w:lang w:val="en-SE"/>
          <w14:ligatures w14:val="none"/>
        </w:rPr>
      </w:pPr>
      <w:ins w:id="75" w:author="Xiya Song" w:date="2025-12-19T16:41:00Z" w16du:dateUtc="2025-12-19T15:41:00Z">
        <w:r w:rsidRPr="00A97762">
          <w:rPr>
            <w:rFonts w:ascii="Arial" w:eastAsia="Times New Roman" w:hAnsi="Arial" w:cs="Arial"/>
            <w:b/>
            <w:bCs/>
            <w:color w:val="1F2328"/>
            <w:kern w:val="0"/>
            <w:lang w:val="en-SE"/>
            <w14:ligatures w14:val="none"/>
            <w:rPrChange w:id="76" w:author="Xiya Song" w:date="2025-12-19T16:41:00Z" w16du:dateUtc="2025-12-19T15:41:00Z">
              <w:rPr>
                <w:rFonts w:ascii="Arial" w:eastAsia="Times New Roman" w:hAnsi="Arial" w:cs="Arial"/>
                <w:color w:val="1F2328"/>
                <w:kern w:val="0"/>
                <w:lang w:val="en-SE"/>
                <w14:ligatures w14:val="none"/>
              </w:rPr>
            </w:rPrChange>
          </w:rPr>
          <w:t>First</w:t>
        </w:r>
        <w:r>
          <w:rPr>
            <w:rFonts w:ascii="Arial" w:eastAsia="Times New Roman" w:hAnsi="Arial" w:cs="Arial"/>
            <w:color w:val="1F2328"/>
            <w:kern w:val="0"/>
            <w:lang w:val="en-SE"/>
            <w14:ligatures w14:val="none"/>
          </w:rPr>
          <w:t>, d</w:t>
        </w:r>
      </w:ins>
      <w:ins w:id="77" w:author="Xiya Song" w:date="2025-12-19T16:39:00Z" w16du:dateUtc="2025-12-19T15:39:00Z">
        <w:r w:rsidR="00697A29" w:rsidRPr="00697A29">
          <w:rPr>
            <w:rFonts w:ascii="Arial" w:eastAsia="Times New Roman" w:hAnsi="Arial" w:cs="Arial"/>
            <w:color w:val="1F2328"/>
            <w:kern w:val="0"/>
            <w:lang w:val="en-SE"/>
            <w14:ligatures w14:val="none"/>
          </w:rPr>
          <w:t>ifferential expression analysis (DGE) employs statistical models, usually based on negative binomial distributions, to identify genes with significant expression differences between experimental conditions.</w:t>
        </w:r>
      </w:ins>
      <w:ins w:id="78" w:author="Xiya Song" w:date="2025-12-19T16:42:00Z" w16du:dateUtc="2025-12-19T15:42:00Z">
        <w:r>
          <w:rPr>
            <w:rFonts w:ascii="Arial" w:eastAsia="Times New Roman" w:hAnsi="Arial" w:cs="Arial"/>
            <w:color w:val="1F2328"/>
            <w:kern w:val="0"/>
            <w:lang w:val="en-SE"/>
            <w14:ligatures w14:val="none"/>
          </w:rPr>
          <w:t xml:space="preserve"> </w:t>
        </w:r>
        <w:r w:rsidRPr="00A97762">
          <w:rPr>
            <w:rFonts w:ascii="Arial" w:eastAsia="Times New Roman" w:hAnsi="Arial" w:cs="Arial"/>
            <w:b/>
            <w:bCs/>
            <w:color w:val="1F2328"/>
            <w:kern w:val="0"/>
            <w:lang w:val="en-SE"/>
            <w14:ligatures w14:val="none"/>
            <w:rPrChange w:id="79" w:author="Xiya Song" w:date="2025-12-19T16:42:00Z" w16du:dateUtc="2025-12-19T15:42:00Z">
              <w:rPr>
                <w:rFonts w:ascii="Arial" w:eastAsia="Times New Roman" w:hAnsi="Arial" w:cs="Arial"/>
                <w:color w:val="1F2328"/>
                <w:kern w:val="0"/>
                <w:lang w:val="en-SE"/>
                <w14:ligatures w14:val="none"/>
              </w:rPr>
            </w:rPrChange>
          </w:rPr>
          <w:t>Second</w:t>
        </w:r>
      </w:ins>
      <w:ins w:id="80" w:author="Xiya Song" w:date="2025-12-19T16:39:00Z" w16du:dateUtc="2025-12-19T15:39:00Z">
        <w:r w:rsidR="00697A29" w:rsidRPr="00697A29">
          <w:rPr>
            <w:rFonts w:ascii="Arial" w:eastAsia="Times New Roman" w:hAnsi="Arial" w:cs="Arial"/>
            <w:color w:val="1F2328"/>
            <w:kern w:val="0"/>
            <w:lang w:val="en-SE"/>
            <w14:ligatures w14:val="none"/>
          </w:rPr>
          <w:t xml:space="preserve">, machine learning (ML) models such as logistic regression, random forests, support vector machines, and decision trees are increasingly used to classify samples and uncover predictive gene signatures. Model performance is typically evaluated using receiver operating characteristic (ROC) curves and the area under the curve (AUC) metric. </w:t>
        </w:r>
      </w:ins>
      <w:ins w:id="81" w:author="Xiya Song" w:date="2025-12-19T16:41:00Z" w16du:dateUtc="2025-12-19T15:41:00Z">
        <w:r w:rsidRPr="00A97762">
          <w:rPr>
            <w:rFonts w:ascii="Arial" w:eastAsia="Times New Roman" w:hAnsi="Arial" w:cs="Arial"/>
            <w:b/>
            <w:bCs/>
            <w:color w:val="1F2328"/>
            <w:kern w:val="0"/>
            <w:lang w:val="en-SE"/>
            <w14:ligatures w14:val="none"/>
            <w:rPrChange w:id="82" w:author="Xiya Song" w:date="2025-12-19T16:42:00Z" w16du:dateUtc="2025-12-19T15:42:00Z">
              <w:rPr>
                <w:rFonts w:ascii="Arial" w:eastAsia="Times New Roman" w:hAnsi="Arial" w:cs="Arial"/>
                <w:color w:val="1F2328"/>
                <w:kern w:val="0"/>
                <w:lang w:val="en-SE"/>
                <w14:ligatures w14:val="none"/>
              </w:rPr>
            </w:rPrChange>
          </w:rPr>
          <w:t>Lastly</w:t>
        </w:r>
      </w:ins>
      <w:ins w:id="83" w:author="Xiya Song" w:date="2025-12-19T16:39:00Z" w16du:dateUtc="2025-12-19T15:39:00Z">
        <w:r w:rsidR="00697A29" w:rsidRPr="00697A29">
          <w:rPr>
            <w:rFonts w:ascii="Arial" w:eastAsia="Times New Roman" w:hAnsi="Arial" w:cs="Arial"/>
            <w:color w:val="1F2328"/>
            <w:kern w:val="0"/>
            <w:lang w:val="en-SE"/>
            <w14:ligatures w14:val="none"/>
          </w:rPr>
          <w:t>, deep neural networks (DNNs) have been applied to capture nonlinear transcriptomic patterns. When combined with explainability tools such as SHAP values, these models offer both predictive accuracy and biological interpretability.</w:t>
        </w:r>
      </w:ins>
    </w:p>
    <w:p w14:paraId="6588AF5F" w14:textId="0CBD9BAE" w:rsidR="00A97762" w:rsidRPr="007E215B" w:rsidRDefault="00A97762" w:rsidP="00697A29">
      <w:pPr>
        <w:shd w:val="clear" w:color="auto" w:fill="FFFFFF"/>
        <w:spacing w:before="100" w:beforeAutospacing="1" w:after="100" w:afterAutospacing="1" w:line="240" w:lineRule="auto"/>
        <w:jc w:val="both"/>
        <w:textAlignment w:val="top"/>
        <w:rPr>
          <w:ins w:id="84" w:author="Xiya Song" w:date="2025-12-19T16:39:00Z" w16du:dateUtc="2025-12-19T15:39:00Z"/>
          <w:rFonts w:ascii="Arial" w:eastAsia="Times New Roman" w:hAnsi="Arial" w:cs="Arial"/>
          <w:color w:val="1F2328"/>
          <w:kern w:val="0"/>
          <w:lang w:val="en-SE"/>
          <w14:ligatures w14:val="none"/>
        </w:rPr>
      </w:pPr>
      <w:ins w:id="85" w:author="Xiya Song" w:date="2025-12-19T16:42:00Z" w16du:dateUtc="2025-12-19T15:42:00Z">
        <w:r>
          <w:rPr>
            <w:rFonts w:ascii="Arial" w:eastAsia="Times New Roman" w:hAnsi="Arial" w:cs="Arial"/>
            <w:color w:val="1F2328"/>
            <w:kern w:val="0"/>
            <w:lang w:val="en-SE"/>
            <w14:ligatures w14:val="none"/>
          </w:rPr>
          <w:t>To ach</w:t>
        </w:r>
      </w:ins>
      <w:ins w:id="86" w:author="Xiya Song" w:date="2025-12-19T16:43:00Z" w16du:dateUtc="2025-12-19T15:43:00Z">
        <w:r>
          <w:rPr>
            <w:rFonts w:ascii="Arial" w:eastAsia="Times New Roman" w:hAnsi="Arial" w:cs="Arial"/>
            <w:color w:val="1F2328"/>
            <w:kern w:val="0"/>
            <w:lang w:val="en-SE"/>
            <w14:ligatures w14:val="none"/>
          </w:rPr>
          <w:t>ie</w:t>
        </w:r>
      </w:ins>
      <w:ins w:id="87" w:author="Xiya Song" w:date="2025-12-19T16:42:00Z" w16du:dateUtc="2025-12-19T15:42:00Z">
        <w:r>
          <w:rPr>
            <w:rFonts w:ascii="Arial" w:eastAsia="Times New Roman" w:hAnsi="Arial" w:cs="Arial"/>
            <w:color w:val="1F2328"/>
            <w:kern w:val="0"/>
            <w:lang w:val="en-SE"/>
            <w14:ligatures w14:val="none"/>
          </w:rPr>
          <w:t xml:space="preserve">ve the construction of these models, we first applied the data pre-processing. </w:t>
        </w:r>
      </w:ins>
    </w:p>
    <w:p w14:paraId="0FF1AA88" w14:textId="77777777" w:rsidR="00697A29" w:rsidRPr="00A97762" w:rsidDel="00A97762" w:rsidRDefault="00697A29" w:rsidP="00A97762">
      <w:pPr>
        <w:shd w:val="clear" w:color="auto" w:fill="FFFFFF"/>
        <w:spacing w:before="100" w:beforeAutospacing="1" w:after="100" w:afterAutospacing="1" w:line="240" w:lineRule="auto"/>
        <w:jc w:val="both"/>
        <w:textAlignment w:val="top"/>
        <w:rPr>
          <w:del w:id="88" w:author="Xiya Song" w:date="2025-12-19T16:42:00Z" w16du:dateUtc="2025-12-19T15:42:00Z"/>
          <w:rFonts w:ascii="Arial" w:eastAsia="Times New Roman" w:hAnsi="Arial" w:cs="Arial"/>
          <w:color w:val="1F2328"/>
          <w:kern w:val="0"/>
          <w:lang w:val="en-SE"/>
          <w14:ligatures w14:val="none"/>
        </w:rPr>
        <w:pPrChange w:id="89" w:author="Xiya Song" w:date="2025-12-19T16:46:00Z" w16du:dateUtc="2025-12-19T15:46:00Z">
          <w:pPr>
            <w:shd w:val="clear" w:color="auto" w:fill="FFFFFF"/>
            <w:spacing w:before="100" w:beforeAutospacing="1" w:after="100" w:afterAutospacing="1" w:line="240" w:lineRule="auto"/>
            <w:jc w:val="both"/>
            <w:textAlignment w:val="top"/>
          </w:pPr>
        </w:pPrChange>
      </w:pPr>
    </w:p>
    <w:p w14:paraId="49469684" w14:textId="714774E3" w:rsidR="003C5E08" w:rsidRPr="00A97762" w:rsidDel="00A97762" w:rsidRDefault="003C5E08" w:rsidP="00A97762">
      <w:pPr>
        <w:shd w:val="clear" w:color="auto" w:fill="FFFFFF"/>
        <w:spacing w:before="100" w:beforeAutospacing="1" w:after="100" w:afterAutospacing="1" w:line="240" w:lineRule="auto"/>
        <w:jc w:val="both"/>
        <w:textAlignment w:val="top"/>
        <w:rPr>
          <w:del w:id="90" w:author="Xiya Song" w:date="2025-12-19T16:42:00Z" w16du:dateUtc="2025-12-19T15:42:00Z"/>
          <w:rFonts w:ascii="Arial" w:eastAsia="Times New Roman" w:hAnsi="Arial" w:cs="Arial"/>
          <w:color w:val="1F2328"/>
          <w:kern w:val="0"/>
          <w:lang w:val="en-SE"/>
          <w14:ligatures w14:val="none"/>
          <w:rPrChange w:id="91" w:author="Xiya Song" w:date="2025-12-19T16:46:00Z" w16du:dateUtc="2025-12-19T15:46:00Z">
            <w:rPr>
              <w:del w:id="92" w:author="Xiya Song" w:date="2025-12-19T16:42:00Z" w16du:dateUtc="2025-12-19T15:42:00Z"/>
              <w:rFonts w:ascii="Arial" w:eastAsia="Times New Roman" w:hAnsi="Arial" w:cs="Arial"/>
              <w:color w:val="1F2328"/>
              <w:kern w:val="0"/>
              <w:sz w:val="28"/>
              <w:szCs w:val="28"/>
              <w:lang w:val="en-SE"/>
              <w14:ligatures w14:val="none"/>
            </w:rPr>
          </w:rPrChange>
        </w:rPr>
        <w:pPrChange w:id="93" w:author="Xiya Song" w:date="2025-12-19T16:46:00Z" w16du:dateUtc="2025-12-19T15:46:00Z">
          <w:pPr>
            <w:shd w:val="clear" w:color="auto" w:fill="FFFFFF"/>
            <w:spacing w:before="100" w:beforeAutospacing="1" w:after="100" w:afterAutospacing="1" w:line="240" w:lineRule="auto"/>
            <w:jc w:val="both"/>
            <w:textAlignment w:val="top"/>
          </w:pPr>
        </w:pPrChange>
      </w:pPr>
      <w:del w:id="94" w:author="Xiya Song" w:date="2025-12-19T16:42:00Z" w16du:dateUtc="2025-12-19T15:42:00Z">
        <w:r w:rsidRPr="00A97762" w:rsidDel="00A97762">
          <w:rPr>
            <w:rFonts w:ascii="Arial" w:eastAsia="Times New Roman" w:hAnsi="Arial" w:cs="Arial"/>
            <w:color w:val="1F2328"/>
            <w:kern w:val="0"/>
            <w:lang w:val="en-SE"/>
            <w14:ligatures w14:val="none"/>
            <w:rPrChange w:id="95" w:author="Xiya Song" w:date="2025-12-19T16:46:00Z" w16du:dateUtc="2025-12-19T15:46:00Z">
              <w:rPr>
                <w:rFonts w:ascii="Arial" w:eastAsia="Times New Roman" w:hAnsi="Arial" w:cs="Arial"/>
                <w:b/>
                <w:bCs/>
                <w:color w:val="1F2328"/>
                <w:kern w:val="0"/>
                <w:sz w:val="28"/>
                <w:szCs w:val="28"/>
                <w:lang w:val="en-SE"/>
                <w14:ligatures w14:val="none"/>
              </w:rPr>
            </w:rPrChange>
          </w:rPr>
          <w:delText>Preprocessing:</w:delText>
        </w:r>
      </w:del>
    </w:p>
    <w:p w14:paraId="34091394" w14:textId="62826495" w:rsidR="003C5E08" w:rsidRPr="00A97762" w:rsidDel="00A97762" w:rsidRDefault="003C5E08" w:rsidP="00A97762">
      <w:pPr>
        <w:shd w:val="clear" w:color="auto" w:fill="FFFFFF"/>
        <w:spacing w:before="100" w:beforeAutospacing="1" w:after="100" w:afterAutospacing="1" w:line="240" w:lineRule="auto"/>
        <w:jc w:val="both"/>
        <w:textAlignment w:val="top"/>
        <w:rPr>
          <w:del w:id="96" w:author="Xiya Song" w:date="2025-12-19T16:46:00Z" w16du:dateUtc="2025-12-19T15:46:00Z"/>
          <w:rFonts w:ascii="Arial" w:eastAsia="Times New Roman" w:hAnsi="Arial" w:cs="Arial"/>
          <w:color w:val="1F2328"/>
          <w:kern w:val="0"/>
          <w:lang w:val="en-SE"/>
          <w14:ligatures w14:val="none"/>
        </w:rPr>
        <w:pPrChange w:id="97" w:author="Xiya Song" w:date="2025-12-19T16:46:00Z" w16du:dateUtc="2025-12-19T15:46:00Z">
          <w:pPr>
            <w:numPr>
              <w:numId w:val="10"/>
            </w:numPr>
            <w:shd w:val="clear" w:color="auto" w:fill="FFFFFF"/>
            <w:tabs>
              <w:tab w:val="num" w:pos="720"/>
            </w:tabs>
            <w:spacing w:beforeAutospacing="1" w:after="0" w:afterAutospacing="1" w:line="240" w:lineRule="auto"/>
            <w:ind w:left="720" w:hanging="360"/>
            <w:jc w:val="both"/>
            <w:textAlignment w:val="top"/>
          </w:pPr>
        </w:pPrChange>
      </w:pPr>
      <w:del w:id="98" w:author="Xiya Song" w:date="2025-12-19T16:46:00Z" w16du:dateUtc="2025-12-19T15:46:00Z">
        <w:r w:rsidRPr="00A97762" w:rsidDel="00A97762">
          <w:rPr>
            <w:rFonts w:ascii="Arial" w:eastAsia="Times New Roman" w:hAnsi="Arial" w:cs="Arial"/>
            <w:color w:val="1F2328"/>
            <w:kern w:val="0"/>
            <w:lang w:val="en-SE"/>
            <w14:ligatures w14:val="none"/>
            <w:rPrChange w:id="99" w:author="Xiya Song" w:date="2025-12-19T16:46:00Z" w16du:dateUtc="2025-12-19T15:46:00Z">
              <w:rPr>
                <w:rFonts w:ascii="Arial" w:eastAsia="Times New Roman" w:hAnsi="Arial" w:cs="Arial"/>
                <w:b/>
                <w:bCs/>
                <w:color w:val="1F2328"/>
                <w:kern w:val="0"/>
                <w:lang w:val="en-SE"/>
                <w14:ligatures w14:val="none"/>
              </w:rPr>
            </w:rPrChange>
          </w:rPr>
          <w:delText>Raw Counts:</w:delText>
        </w:r>
        <w:r w:rsidRPr="00A97762" w:rsidDel="00A97762">
          <w:rPr>
            <w:rFonts w:ascii="Arial" w:eastAsia="Times New Roman" w:hAnsi="Arial" w:cs="Arial"/>
            <w:color w:val="1F2328"/>
            <w:kern w:val="0"/>
            <w:lang w:val="en-SE"/>
            <w14:ligatures w14:val="none"/>
          </w:rPr>
          <w:delText> </w:delText>
        </w:r>
      </w:del>
      <w:r w:rsidRPr="00A97762">
        <w:rPr>
          <w:rFonts w:ascii="Arial" w:eastAsia="Times New Roman" w:hAnsi="Arial" w:cs="Arial"/>
          <w:color w:val="1F2328"/>
          <w:kern w:val="0"/>
          <w:lang w:val="en-SE"/>
          <w14:ligatures w14:val="none"/>
        </w:rPr>
        <w:t xml:space="preserve">The initial input was a gene </w:t>
      </w:r>
      <w:ins w:id="100" w:author="Xiya Song" w:date="2025-12-19T16:46:00Z" w16du:dateUtc="2025-12-19T15:46:00Z">
        <w:r w:rsidR="00A97762">
          <w:rPr>
            <w:rFonts w:ascii="Arial" w:eastAsia="Times New Roman" w:hAnsi="Arial" w:cs="Arial"/>
            <w:color w:val="1F2328"/>
            <w:kern w:val="0"/>
            <w:lang w:val="en-SE"/>
            <w14:ligatures w14:val="none"/>
          </w:rPr>
          <w:t xml:space="preserve">raw </w:t>
        </w:r>
      </w:ins>
      <w:r w:rsidRPr="00A97762">
        <w:rPr>
          <w:rFonts w:ascii="Arial" w:eastAsia="Times New Roman" w:hAnsi="Arial" w:cs="Arial"/>
          <w:color w:val="1F2328"/>
          <w:kern w:val="0"/>
          <w:lang w:val="en-SE"/>
          <w14:ligatures w14:val="none"/>
        </w:rPr>
        <w:t>count matrix (gene_count_matrix.csv).</w:t>
      </w:r>
      <w:ins w:id="101" w:author="Xiya Song" w:date="2025-12-19T16:46:00Z" w16du:dateUtc="2025-12-19T15:46:00Z">
        <w:r w:rsidR="00A97762">
          <w:rPr>
            <w:rFonts w:ascii="Arial" w:eastAsia="Times New Roman" w:hAnsi="Arial" w:cs="Arial"/>
            <w:color w:val="1F2328"/>
            <w:kern w:val="0"/>
            <w:lang w:val="en-SE"/>
            <w14:ligatures w14:val="none"/>
          </w:rPr>
          <w:t xml:space="preserve"> </w:t>
        </w:r>
      </w:ins>
    </w:p>
    <w:p w14:paraId="5B40F57F" w14:textId="22A8BF4F" w:rsidR="003C5E08" w:rsidRPr="00A97762" w:rsidDel="00A97762" w:rsidRDefault="003C5E08" w:rsidP="00A97762">
      <w:pPr>
        <w:shd w:val="clear" w:color="auto" w:fill="FFFFFF"/>
        <w:spacing w:before="100" w:beforeAutospacing="1" w:after="100" w:afterAutospacing="1" w:line="240" w:lineRule="auto"/>
        <w:jc w:val="both"/>
        <w:textAlignment w:val="top"/>
        <w:rPr>
          <w:del w:id="102" w:author="Xiya Song" w:date="2025-12-19T16:46:00Z" w16du:dateUtc="2025-12-19T15:46:00Z"/>
          <w:rFonts w:ascii="Arial" w:eastAsia="Times New Roman" w:hAnsi="Arial" w:cs="Arial"/>
          <w:color w:val="1F2328"/>
          <w:kern w:val="0"/>
          <w:lang w:val="en-SE"/>
          <w14:ligatures w14:val="none"/>
        </w:rPr>
        <w:pPrChange w:id="103" w:author="Xiya Song" w:date="2025-12-19T16:46:00Z" w16du:dateUtc="2025-12-19T15:46:00Z">
          <w:pPr>
            <w:numPr>
              <w:numId w:val="10"/>
            </w:numPr>
            <w:shd w:val="clear" w:color="auto" w:fill="FFFFFF"/>
            <w:tabs>
              <w:tab w:val="num" w:pos="720"/>
            </w:tabs>
            <w:spacing w:after="0" w:afterAutospacing="1" w:line="240" w:lineRule="auto"/>
            <w:ind w:left="720" w:hanging="360"/>
            <w:jc w:val="both"/>
            <w:textAlignment w:val="top"/>
          </w:pPr>
        </w:pPrChange>
      </w:pPr>
      <w:del w:id="104" w:author="Xiya Song" w:date="2025-12-19T16:46:00Z" w16du:dateUtc="2025-12-19T15:46:00Z">
        <w:r w:rsidRPr="00A97762" w:rsidDel="00A97762">
          <w:rPr>
            <w:rFonts w:ascii="Arial" w:eastAsia="Times New Roman" w:hAnsi="Arial" w:cs="Arial"/>
            <w:color w:val="1F2328"/>
            <w:kern w:val="0"/>
            <w:lang w:val="en-SE"/>
            <w14:ligatures w14:val="none"/>
            <w:rPrChange w:id="105" w:author="Xiya Song" w:date="2025-12-19T16:46:00Z" w16du:dateUtc="2025-12-19T15:46:00Z">
              <w:rPr>
                <w:rFonts w:ascii="Arial" w:eastAsia="Times New Roman" w:hAnsi="Arial" w:cs="Arial"/>
                <w:b/>
                <w:bCs/>
                <w:color w:val="1F2328"/>
                <w:kern w:val="0"/>
                <w:lang w:val="en-SE"/>
                <w14:ligatures w14:val="none"/>
              </w:rPr>
            </w:rPrChange>
          </w:rPr>
          <w:delText>Metadata Integration:</w:delText>
        </w:r>
        <w:r w:rsidRPr="00A97762" w:rsidDel="00A97762">
          <w:rPr>
            <w:rFonts w:ascii="Arial" w:eastAsia="Times New Roman" w:hAnsi="Arial" w:cs="Arial"/>
            <w:color w:val="1F2328"/>
            <w:kern w:val="0"/>
            <w:lang w:val="en-SE"/>
            <w14:ligatures w14:val="none"/>
          </w:rPr>
          <w:delText> </w:delText>
        </w:r>
      </w:del>
      <w:r w:rsidRPr="00A97762">
        <w:rPr>
          <w:rFonts w:ascii="Arial" w:eastAsia="Times New Roman" w:hAnsi="Arial" w:cs="Arial"/>
          <w:color w:val="1F2328"/>
          <w:kern w:val="0"/>
          <w:lang w:val="en-SE"/>
          <w14:ligatures w14:val="none"/>
        </w:rPr>
        <w:t>Sample metadata (MAGE_metadata.txt) was integrated to link samples to their respective disease etiologies.</w:t>
      </w:r>
      <w:ins w:id="106" w:author="Xiya Song" w:date="2025-12-19T16:46:00Z" w16du:dateUtc="2025-12-19T15:46:00Z">
        <w:r w:rsidR="00A97762">
          <w:rPr>
            <w:rFonts w:ascii="Arial" w:eastAsia="Times New Roman" w:hAnsi="Arial" w:cs="Arial"/>
            <w:color w:val="1F2328"/>
            <w:kern w:val="0"/>
            <w:lang w:val="en-SE"/>
            <w14:ligatures w14:val="none"/>
          </w:rPr>
          <w:t xml:space="preserve"> The raw </w:t>
        </w:r>
      </w:ins>
    </w:p>
    <w:p w14:paraId="171ACCA4" w14:textId="03B62C67" w:rsidR="00A97762" w:rsidRPr="00A97762" w:rsidDel="00A97762" w:rsidRDefault="003C5E08" w:rsidP="00A97762">
      <w:pPr>
        <w:shd w:val="clear" w:color="auto" w:fill="FFFFFF"/>
        <w:spacing w:before="100" w:beforeAutospacing="1" w:after="100" w:afterAutospacing="1" w:line="240" w:lineRule="auto"/>
        <w:jc w:val="both"/>
        <w:textAlignment w:val="top"/>
        <w:rPr>
          <w:del w:id="107" w:author="Xiya Song" w:date="2025-12-19T16:47:00Z" w16du:dateUtc="2025-12-19T15:47:00Z"/>
          <w:rFonts w:ascii="Arial" w:eastAsia="Times New Roman" w:hAnsi="Arial" w:cs="Arial"/>
          <w:color w:val="1F2328"/>
          <w:kern w:val="0"/>
          <w:lang w:val="en-SE"/>
          <w14:ligatures w14:val="none"/>
        </w:rPr>
        <w:pPrChange w:id="108" w:author="Xiya Song" w:date="2025-12-19T16:46:00Z" w16du:dateUtc="2025-12-19T15:46:00Z">
          <w:pPr>
            <w:numPr>
              <w:numId w:val="10"/>
            </w:numPr>
            <w:shd w:val="clear" w:color="auto" w:fill="FFFFFF"/>
            <w:tabs>
              <w:tab w:val="num" w:pos="720"/>
            </w:tabs>
            <w:spacing w:after="0" w:afterAutospacing="1" w:line="240" w:lineRule="auto"/>
            <w:ind w:left="720" w:hanging="360"/>
            <w:jc w:val="both"/>
            <w:textAlignment w:val="top"/>
          </w:pPr>
        </w:pPrChange>
      </w:pPr>
      <w:del w:id="109" w:author="Xiya Song" w:date="2025-12-19T16:46:00Z" w16du:dateUtc="2025-12-19T15:46:00Z">
        <w:r w:rsidRPr="00A97762" w:rsidDel="00A97762">
          <w:rPr>
            <w:rFonts w:ascii="Arial" w:eastAsia="Times New Roman" w:hAnsi="Arial" w:cs="Arial"/>
            <w:color w:val="1F2328"/>
            <w:kern w:val="0"/>
            <w:lang w:val="en-SE"/>
            <w14:ligatures w14:val="none"/>
            <w:rPrChange w:id="110" w:author="Xiya Song" w:date="2025-12-19T16:46:00Z" w16du:dateUtc="2025-12-19T15:46:00Z">
              <w:rPr>
                <w:rFonts w:ascii="Arial" w:eastAsia="Times New Roman" w:hAnsi="Arial" w:cs="Arial"/>
                <w:b/>
                <w:bCs/>
                <w:color w:val="1F2328"/>
                <w:kern w:val="0"/>
                <w:lang w:val="en-SE"/>
                <w14:ligatures w14:val="none"/>
              </w:rPr>
            </w:rPrChange>
          </w:rPr>
          <w:delText>Normalization:</w:delText>
        </w:r>
        <w:r w:rsidRPr="00A97762" w:rsidDel="00A97762">
          <w:rPr>
            <w:rFonts w:ascii="Arial" w:eastAsia="Times New Roman" w:hAnsi="Arial" w:cs="Arial"/>
            <w:color w:val="1F2328"/>
            <w:kern w:val="0"/>
            <w:lang w:val="en-SE"/>
            <w14:ligatures w14:val="none"/>
          </w:rPr>
          <w:delText xml:space="preserve"> Raw </w:delText>
        </w:r>
      </w:del>
      <w:r w:rsidRPr="00A97762">
        <w:rPr>
          <w:rFonts w:ascii="Arial" w:eastAsia="Times New Roman" w:hAnsi="Arial" w:cs="Arial"/>
          <w:color w:val="1F2328"/>
          <w:kern w:val="0"/>
          <w:lang w:val="en-SE"/>
          <w14:ligatures w14:val="none"/>
        </w:rPr>
        <w:t>counts were normalized using the Variance Stabilizing Transformation (VST) from the DESeq2 R package (01_normalize.R). This step accounts for library size differences and stabilizes variance across expression levels</w:t>
      </w:r>
      <w:ins w:id="111" w:author="Xiya Song" w:date="2025-12-19T16:47:00Z" w16du:dateUtc="2025-12-19T15:47:00Z">
        <w:r w:rsidR="00A97762">
          <w:rPr>
            <w:rFonts w:ascii="Arial" w:eastAsia="Times New Roman" w:hAnsi="Arial" w:cs="Arial"/>
            <w:color w:val="1F2328"/>
            <w:kern w:val="0"/>
            <w:lang w:val="en-SE"/>
            <w14:ligatures w14:val="none"/>
          </w:rPr>
          <w:t>.</w:t>
        </w:r>
      </w:ins>
      <w:del w:id="112" w:author="Xiya Song" w:date="2025-12-19T16:47:00Z" w16du:dateUtc="2025-12-19T15:47:00Z">
        <w:r w:rsidRPr="00A97762" w:rsidDel="00A97762">
          <w:rPr>
            <w:rFonts w:ascii="Arial" w:eastAsia="Times New Roman" w:hAnsi="Arial" w:cs="Arial"/>
            <w:color w:val="1F2328"/>
            <w:kern w:val="0"/>
            <w:lang w:val="en-SE"/>
            <w14:ligatures w14:val="none"/>
          </w:rPr>
          <w:delText>, making counts comparable across samples.</w:delText>
        </w:r>
      </w:del>
    </w:p>
    <w:p w14:paraId="19EB6184" w14:textId="4B5A3D91" w:rsidR="003C5E08" w:rsidRPr="00A97762" w:rsidRDefault="00A97762" w:rsidP="00A97762">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Change w:id="113" w:author="Xiya Song" w:date="2025-12-19T16:47:00Z" w16du:dateUtc="2025-12-19T15:47:00Z">
          <w:pPr>
            <w:numPr>
              <w:numId w:val="10"/>
            </w:numPr>
            <w:shd w:val="clear" w:color="auto" w:fill="FFFFFF"/>
            <w:tabs>
              <w:tab w:val="num" w:pos="720"/>
            </w:tabs>
            <w:spacing w:after="0" w:afterAutospacing="1" w:line="240" w:lineRule="auto"/>
            <w:ind w:left="720" w:hanging="360"/>
            <w:jc w:val="both"/>
            <w:textAlignment w:val="top"/>
          </w:pPr>
        </w:pPrChange>
      </w:pPr>
      <w:ins w:id="114" w:author="Xiya Song" w:date="2025-12-19T16:47:00Z" w16du:dateUtc="2025-12-19T15:47:00Z">
        <w:r w:rsidRPr="00A97762" w:rsidDel="00A97762">
          <w:rPr>
            <w:rFonts w:ascii="Arial" w:eastAsia="Times New Roman" w:hAnsi="Arial" w:cs="Arial"/>
            <w:color w:val="1F2328"/>
            <w:kern w:val="0"/>
            <w:lang w:val="en-SE"/>
            <w14:ligatures w14:val="none"/>
          </w:rPr>
          <w:t xml:space="preserve"> </w:t>
        </w:r>
      </w:ins>
      <w:del w:id="115" w:author="Xiya Song" w:date="2025-12-19T16:47:00Z" w16du:dateUtc="2025-12-19T15:47:00Z">
        <w:r w:rsidR="003C5E08" w:rsidRPr="00A97762" w:rsidDel="00A97762">
          <w:rPr>
            <w:rFonts w:ascii="Arial" w:eastAsia="Times New Roman" w:hAnsi="Arial" w:cs="Arial"/>
            <w:color w:val="1F2328"/>
            <w:kern w:val="0"/>
            <w:lang w:val="en-SE"/>
            <w14:ligatures w14:val="none"/>
            <w:rPrChange w:id="116" w:author="Xiya Song" w:date="2025-12-19T16:46:00Z" w16du:dateUtc="2025-12-19T15:46:00Z">
              <w:rPr>
                <w:rFonts w:ascii="Arial" w:eastAsia="Times New Roman" w:hAnsi="Arial" w:cs="Arial"/>
                <w:b/>
                <w:bCs/>
                <w:color w:val="1F2328"/>
                <w:kern w:val="0"/>
                <w:lang w:val="en-SE"/>
                <w14:ligatures w14:val="none"/>
              </w:rPr>
            </w:rPrChange>
          </w:rPr>
          <w:delText>Gene Annotation:</w:delText>
        </w:r>
        <w:r w:rsidR="003C5E08" w:rsidRPr="00A97762" w:rsidDel="00A97762">
          <w:rPr>
            <w:rFonts w:ascii="Arial" w:eastAsia="Times New Roman" w:hAnsi="Arial" w:cs="Arial"/>
            <w:color w:val="1F2328"/>
            <w:kern w:val="0"/>
            <w:lang w:val="en-SE"/>
            <w14:ligatures w14:val="none"/>
          </w:rPr>
          <w:delText> </w:delText>
        </w:r>
      </w:del>
      <w:r w:rsidR="003C5E08" w:rsidRPr="00A97762">
        <w:rPr>
          <w:rFonts w:ascii="Arial" w:eastAsia="Times New Roman" w:hAnsi="Arial" w:cs="Arial"/>
          <w:color w:val="1F2328"/>
          <w:kern w:val="0"/>
          <w:lang w:val="en-SE"/>
          <w14:ligatures w14:val="none"/>
        </w:rPr>
        <w:t>Ensembl gene IDs were converted to human-readable gene symbols using the mygene Python library for improved interpretability in plots and reports.</w:t>
      </w:r>
    </w:p>
    <w:p w14:paraId="7608CF47" w14:textId="02E7CE62" w:rsidR="003C5E08" w:rsidRPr="00A97762" w:rsidRDefault="00A97762"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ins w:id="117" w:author="Xiya Song" w:date="2025-12-19T16:47:00Z" w16du:dateUtc="2025-12-19T15:47:00Z">
        <w:r>
          <w:rPr>
            <w:rFonts w:ascii="Arial" w:eastAsia="Times New Roman" w:hAnsi="Arial" w:cs="Arial"/>
            <w:color w:val="1F2328"/>
            <w:kern w:val="0"/>
            <w:lang w:val="en-SE"/>
            <w14:ligatures w14:val="none"/>
          </w:rPr>
          <w:t xml:space="preserve">When constructing the ML models, </w:t>
        </w:r>
      </w:ins>
      <w:del w:id="118" w:author="Xiya Song" w:date="2025-12-19T16:47:00Z" w16du:dateUtc="2025-12-19T15:47:00Z">
        <w:r w:rsidR="003C5E08" w:rsidRPr="00A97762" w:rsidDel="00A97762">
          <w:rPr>
            <w:rFonts w:ascii="Arial" w:eastAsia="Times New Roman" w:hAnsi="Arial" w:cs="Arial"/>
            <w:color w:val="1F2328"/>
            <w:kern w:val="0"/>
            <w:lang w:val="en-SE"/>
            <w14:ligatures w14:val="none"/>
            <w:rPrChange w:id="119" w:author="Xiya Song" w:date="2025-12-19T16:46:00Z" w16du:dateUtc="2025-12-19T15:46:00Z">
              <w:rPr>
                <w:rFonts w:ascii="Arial" w:eastAsia="Times New Roman" w:hAnsi="Arial" w:cs="Arial"/>
                <w:b/>
                <w:bCs/>
                <w:color w:val="1F2328"/>
                <w:kern w:val="0"/>
                <w:lang w:val="en-SE"/>
                <w14:ligatures w14:val="none"/>
              </w:rPr>
            </w:rPrChange>
          </w:rPr>
          <w:delText>Splits:</w:delText>
        </w:r>
        <w:r w:rsidR="003C5E08" w:rsidRPr="00A97762" w:rsidDel="00A97762">
          <w:rPr>
            <w:rFonts w:ascii="Arial" w:eastAsia="Times New Roman" w:hAnsi="Arial" w:cs="Arial"/>
            <w:color w:val="1F2328"/>
            <w:kern w:val="0"/>
            <w:lang w:val="en-SE"/>
            <w14:ligatures w14:val="none"/>
          </w:rPr>
          <w:delText> </w:delText>
        </w:r>
      </w:del>
      <w:ins w:id="120" w:author="Xiya Song" w:date="2025-12-19T16:47:00Z" w16du:dateUtc="2025-12-19T15:47:00Z">
        <w:r>
          <w:rPr>
            <w:rFonts w:ascii="Arial" w:eastAsia="Times New Roman" w:hAnsi="Arial" w:cs="Arial"/>
            <w:color w:val="1F2328"/>
            <w:kern w:val="0"/>
            <w:lang w:val="en-SE"/>
            <w14:ligatures w14:val="none"/>
          </w:rPr>
          <w:t>t</w:t>
        </w:r>
      </w:ins>
      <w:del w:id="121" w:author="Xiya Song" w:date="2025-12-19T16:47:00Z" w16du:dateUtc="2025-12-19T15:47:00Z">
        <w:r w:rsidR="003C5E08" w:rsidRPr="00A97762" w:rsidDel="00A97762">
          <w:rPr>
            <w:rFonts w:ascii="Arial" w:eastAsia="Times New Roman" w:hAnsi="Arial" w:cs="Arial"/>
            <w:color w:val="1F2328"/>
            <w:kern w:val="0"/>
            <w:lang w:val="en-SE"/>
            <w14:ligatures w14:val="none"/>
          </w:rPr>
          <w:delText>T</w:delText>
        </w:r>
      </w:del>
      <w:r w:rsidR="003C5E08" w:rsidRPr="00A97762">
        <w:rPr>
          <w:rFonts w:ascii="Arial" w:eastAsia="Times New Roman" w:hAnsi="Arial" w:cs="Arial"/>
          <w:color w:val="1F2328"/>
          <w:kern w:val="0"/>
          <w:lang w:val="en-SE"/>
          <w14:ligatures w14:val="none"/>
        </w:rPr>
        <w:t>he dataset was consistently split into 70% for training and 30% for testing, ensuring stratified sampling to maintain class proportions in both binary and multi-class scenarios.</w:t>
      </w:r>
    </w:p>
    <w:p w14:paraId="4B04DE30" w14:textId="253FA6BB" w:rsidR="003C5E08" w:rsidRPr="003C5E08" w:rsidDel="00A97762" w:rsidRDefault="003C5E08" w:rsidP="003C5E08">
      <w:pPr>
        <w:shd w:val="clear" w:color="auto" w:fill="FFFFFF"/>
        <w:spacing w:before="100" w:beforeAutospacing="1" w:after="100" w:afterAutospacing="1" w:line="240" w:lineRule="auto"/>
        <w:jc w:val="both"/>
        <w:textAlignment w:val="top"/>
        <w:rPr>
          <w:del w:id="122" w:author="Xiya Song" w:date="2025-12-19T16:44:00Z" w16du:dateUtc="2025-12-19T15:44:00Z"/>
          <w:rFonts w:ascii="Arial" w:eastAsia="Times New Roman" w:hAnsi="Arial" w:cs="Arial"/>
          <w:color w:val="1F2328"/>
          <w:kern w:val="0"/>
          <w:lang w:val="en-SE"/>
          <w14:ligatures w14:val="none"/>
        </w:rPr>
      </w:pPr>
      <w:del w:id="123" w:author="Xiya Song" w:date="2025-12-19T16:37:00Z" w16du:dateUtc="2025-12-19T15:37:00Z">
        <w:r w:rsidRPr="003C5E08" w:rsidDel="00697A29">
          <w:rPr>
            <w:rFonts w:ascii="Arial" w:eastAsia="Times New Roman" w:hAnsi="Arial" w:cs="Arial"/>
            <w:b/>
            <w:bCs/>
            <w:color w:val="1F2328"/>
            <w:kern w:val="0"/>
            <w:lang w:val="en-SE"/>
            <w14:ligatures w14:val="none"/>
          </w:rPr>
          <w:delText>Distributions:</w:delText>
        </w:r>
        <w:r w:rsidRPr="003C5E08" w:rsidDel="00697A29">
          <w:rPr>
            <w:rFonts w:ascii="Arial" w:eastAsia="Times New Roman" w:hAnsi="Arial" w:cs="Arial"/>
            <w:color w:val="1F2328"/>
            <w:kern w:val="0"/>
            <w:lang w:val="en-SE"/>
            <w14:ligatures w14:val="none"/>
          </w:rPr>
          <w:delText> </w:delText>
        </w:r>
      </w:del>
      <w:del w:id="124" w:author="Xiya Song" w:date="2025-12-19T16:44:00Z" w16du:dateUtc="2025-12-19T15:44:00Z">
        <w:r w:rsidRPr="003C5E08" w:rsidDel="00A97762">
          <w:rPr>
            <w:rFonts w:ascii="Arial" w:eastAsia="Times New Roman" w:hAnsi="Arial" w:cs="Arial"/>
            <w:color w:val="1F2328"/>
            <w:kern w:val="0"/>
            <w:lang w:val="en-SE"/>
            <w14:ligatures w14:val="none"/>
          </w:rPr>
          <w:delText>Initial exploratory data analysis</w:delText>
        </w:r>
      </w:del>
      <w:del w:id="125" w:author="Xiya Song" w:date="2025-12-19T16:37:00Z" w16du:dateUtc="2025-12-19T15:37:00Z">
        <w:r w:rsidRPr="003C5E08" w:rsidDel="00697A29">
          <w:rPr>
            <w:rFonts w:ascii="Arial" w:eastAsia="Times New Roman" w:hAnsi="Arial" w:cs="Arial"/>
            <w:color w:val="1F2328"/>
            <w:kern w:val="0"/>
            <w:lang w:val="en-SE"/>
            <w14:ligatures w14:val="none"/>
          </w:rPr>
          <w:delText xml:space="preserve"> (EDA) </w:delText>
        </w:r>
      </w:del>
      <w:del w:id="126" w:author="Xiya Song" w:date="2025-12-19T16:44:00Z" w16du:dateUtc="2025-12-19T15:44:00Z">
        <w:r w:rsidRPr="003C5E08" w:rsidDel="00A97762">
          <w:rPr>
            <w:rFonts w:ascii="Arial" w:eastAsia="Times New Roman" w:hAnsi="Arial" w:cs="Arial"/>
            <w:color w:val="1F2328"/>
            <w:kern w:val="0"/>
            <w:lang w:val="en-SE"/>
            <w14:ligatures w14:val="none"/>
          </w:rPr>
          <w:delText>included checking for missing values and basic descriptive statistics. Principal Component Analysis (PCA) was extensively used to visualize data distributions and assess sample quality.</w:delText>
        </w:r>
      </w:del>
    </w:p>
    <w:p w14:paraId="14CCB9F9" w14:textId="31B6A102" w:rsidR="003C5E08" w:rsidRPr="003C5E08" w:rsidDel="00697A29" w:rsidRDefault="003C5E08" w:rsidP="003C5E08">
      <w:pPr>
        <w:shd w:val="clear" w:color="auto" w:fill="FFFFFF"/>
        <w:spacing w:before="100" w:beforeAutospacing="1" w:after="100" w:afterAutospacing="1" w:line="240" w:lineRule="auto"/>
        <w:jc w:val="both"/>
        <w:textAlignment w:val="top"/>
        <w:outlineLvl w:val="2"/>
        <w:rPr>
          <w:del w:id="127" w:author="Xiya Song" w:date="2025-12-19T16:36:00Z" w16du:dateUtc="2025-12-19T15:36:00Z"/>
          <w:rFonts w:ascii="Arial" w:eastAsia="Times New Roman" w:hAnsi="Arial" w:cs="Arial"/>
          <w:b/>
          <w:bCs/>
          <w:color w:val="1F2328"/>
          <w:kern w:val="0"/>
          <w:sz w:val="28"/>
          <w:szCs w:val="28"/>
          <w:lang w:val="en-SE"/>
          <w14:ligatures w14:val="none"/>
        </w:rPr>
      </w:pPr>
      <w:del w:id="128" w:author="Xiya Song" w:date="2025-12-19T16:36:00Z" w16du:dateUtc="2025-12-19T15:36:00Z">
        <w:r w:rsidRPr="003C5E08" w:rsidDel="00697A29">
          <w:rPr>
            <w:rFonts w:ascii="Arial" w:eastAsia="Times New Roman" w:hAnsi="Arial" w:cs="Arial"/>
            <w:b/>
            <w:bCs/>
            <w:color w:val="1F2328"/>
            <w:kern w:val="0"/>
            <w:sz w:val="28"/>
            <w:szCs w:val="28"/>
            <w:lang w:val="en-SE"/>
            <w14:ligatures w14:val="none"/>
          </w:rPr>
          <w:delText>PCA Findings and Batch Effect Investigation</w:delText>
        </w:r>
      </w:del>
    </w:p>
    <w:p w14:paraId="6AFCDC0E" w14:textId="207118EF" w:rsidR="00453441" w:rsidRPr="003C5E08" w:rsidDel="00A97762" w:rsidRDefault="003C5E08" w:rsidP="003C5E08">
      <w:pPr>
        <w:shd w:val="clear" w:color="auto" w:fill="FFFFFF"/>
        <w:spacing w:beforeAutospacing="1" w:after="0" w:afterAutospacing="1" w:line="240" w:lineRule="auto"/>
        <w:jc w:val="both"/>
        <w:textAlignment w:val="top"/>
        <w:rPr>
          <w:del w:id="129" w:author="Xiya Song" w:date="2025-12-19T16:44:00Z" w16du:dateUtc="2025-12-19T15:44:00Z"/>
          <w:rFonts w:ascii="Arial" w:eastAsia="Times New Roman" w:hAnsi="Arial" w:cs="Arial"/>
          <w:color w:val="1F2328"/>
          <w:kern w:val="0"/>
          <w:lang w:val="en-SE"/>
          <w14:ligatures w14:val="none"/>
        </w:rPr>
      </w:pPr>
      <w:del w:id="130" w:author="Xiya Song" w:date="2025-12-19T16:44:00Z" w16du:dateUtc="2025-12-19T15:44:00Z">
        <w:r w:rsidRPr="003C5E08" w:rsidDel="00A97762">
          <w:rPr>
            <w:rFonts w:ascii="Arial" w:eastAsia="Times New Roman" w:hAnsi="Arial" w:cs="Arial"/>
            <w:color w:val="1F2328"/>
            <w:kern w:val="0"/>
            <w:lang w:val="en-SE"/>
            <w14:ligatures w14:val="none"/>
          </w:rPr>
          <w:delText>Initial PCA plots (generated in 01a_Advanced_PCA_Analysis.ipynb and run_final_analysis.py) consistently showed clear separation of samples based on disease condition (DCM, HCM, NFD). To ensure that this separation was due to biological signal rather than technical artifacts or confounding factors, further PCA plots were generated, colored by metadata attributes such as sex and race.</w:delText>
        </w:r>
      </w:del>
    </w:p>
    <w:p w14:paraId="684E23EF" w14:textId="63F11D25" w:rsidR="003C5E08" w:rsidRPr="003C5E08" w:rsidDel="00A97762" w:rsidRDefault="003C5E08" w:rsidP="003C5E08">
      <w:pPr>
        <w:shd w:val="clear" w:color="auto" w:fill="FFFFFF"/>
        <w:spacing w:beforeAutospacing="1" w:after="0" w:afterAutospacing="1" w:line="240" w:lineRule="auto"/>
        <w:jc w:val="both"/>
        <w:textAlignment w:val="top"/>
        <w:rPr>
          <w:del w:id="131" w:author="Xiya Song" w:date="2025-12-19T16:47:00Z" w16du:dateUtc="2025-12-19T15:47:00Z"/>
          <w:rFonts w:ascii="Arial" w:eastAsia="Times New Roman" w:hAnsi="Arial" w:cs="Arial"/>
          <w:color w:val="1F2328"/>
          <w:kern w:val="0"/>
          <w:lang w:val="en-SE"/>
          <w14:ligatures w14:val="none"/>
        </w:rPr>
      </w:pPr>
      <w:del w:id="132" w:author="Xiya Song" w:date="2025-12-19T16:44:00Z" w16du:dateUtc="2025-12-19T15:44:00Z">
        <w:r w:rsidRPr="003C5E08" w:rsidDel="00A97762">
          <w:rPr>
            <w:rFonts w:ascii="Arial" w:eastAsia="Times New Roman" w:hAnsi="Arial" w:cs="Arial"/>
            <w:color w:val="1F2328"/>
            <w:kern w:val="0"/>
            <w:lang w:val="en-SE"/>
            <w14:ligatures w14:val="none"/>
          </w:rPr>
          <w:delText>These investigations confirmed that samples did </w:delText>
        </w:r>
        <w:r w:rsidRPr="003C5E08" w:rsidDel="00A97762">
          <w:rPr>
            <w:rFonts w:ascii="Arial" w:eastAsia="Times New Roman" w:hAnsi="Arial" w:cs="Arial"/>
            <w:b/>
            <w:bCs/>
            <w:color w:val="1F2328"/>
            <w:kern w:val="0"/>
            <w:lang w:val="en-SE"/>
            <w14:ligatures w14:val="none"/>
          </w:rPr>
          <w:delText>not</w:delText>
        </w:r>
        <w:r w:rsidRPr="003C5E08" w:rsidDel="00A97762">
          <w:rPr>
            <w:rFonts w:ascii="Arial" w:eastAsia="Times New Roman" w:hAnsi="Arial" w:cs="Arial"/>
            <w:color w:val="1F2328"/>
            <w:kern w:val="0"/>
            <w:lang w:val="en-SE"/>
            <w14:ligatures w14:val="none"/>
          </w:rPr>
          <w:delText> cluster significantly by sex or race, indicating that these factors were not major drivers of variance in the dataset and suggesting the absence of strong batch effects related to these demographic variables. This validated that the observed separation in PCA was primarily driven by the biological differences between the disease states.</w:delText>
        </w:r>
        <w:r w:rsidR="00453441" w:rsidRPr="00453441" w:rsidDel="00A97762">
          <w:delText xml:space="preserve"> </w:delText>
        </w:r>
        <w:r w:rsidR="00453441" w:rsidDel="00A97762">
          <w:rPr>
            <w:rFonts w:ascii="Arial" w:eastAsia="Times New Roman" w:hAnsi="Arial" w:cs="Arial"/>
            <w:noProof/>
            <w:color w:val="1F2328"/>
            <w:kern w:val="0"/>
            <w:lang w:val="en-SE"/>
          </w:rPr>
          <w:drawing>
            <wp:inline distT="0" distB="0" distL="0" distR="0" wp14:anchorId="09778E27" wp14:editId="33F80489">
              <wp:extent cx="5731510" cy="4585335"/>
              <wp:effectExtent l="0" t="0" r="0" b="0"/>
              <wp:docPr id="1212418061" name="Picture 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8061" name="Picture 1" descr="A graph with many colored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del>
    </w:p>
    <w:p w14:paraId="18C58183" w14:textId="4204889D" w:rsidR="003C5E08" w:rsidRPr="003C5E08" w:rsidDel="00A97762" w:rsidRDefault="003C5E08" w:rsidP="003C5E08">
      <w:pPr>
        <w:shd w:val="clear" w:color="auto" w:fill="FFFFFF"/>
        <w:spacing w:before="100" w:beforeAutospacing="1" w:after="100" w:afterAutospacing="1" w:line="240" w:lineRule="auto"/>
        <w:jc w:val="both"/>
        <w:textAlignment w:val="top"/>
        <w:outlineLvl w:val="1"/>
        <w:rPr>
          <w:del w:id="133" w:author="Xiya Song" w:date="2025-12-19T16:47:00Z" w16du:dateUtc="2025-12-19T15:47:00Z"/>
          <w:rFonts w:ascii="Arial" w:eastAsia="Times New Roman" w:hAnsi="Arial" w:cs="Arial"/>
          <w:b/>
          <w:bCs/>
          <w:color w:val="1F2328"/>
          <w:kern w:val="0"/>
          <w:sz w:val="28"/>
          <w:szCs w:val="28"/>
          <w:lang w:val="en-SE"/>
          <w14:ligatures w14:val="none"/>
        </w:rPr>
      </w:pPr>
      <w:del w:id="134" w:author="Xiya Song" w:date="2025-12-19T16:47:00Z" w16du:dateUtc="2025-12-19T15:47:00Z">
        <w:r w:rsidRPr="003C5E08" w:rsidDel="00A97762">
          <w:rPr>
            <w:rFonts w:ascii="Arial" w:eastAsia="Times New Roman" w:hAnsi="Arial" w:cs="Arial"/>
            <w:b/>
            <w:bCs/>
            <w:color w:val="1F2328"/>
            <w:kern w:val="0"/>
            <w:sz w:val="28"/>
            <w:szCs w:val="28"/>
            <w:lang w:val="en-SE"/>
            <w14:ligatures w14:val="none"/>
          </w:rPr>
          <w:delText>Method Description</w:delText>
        </w:r>
      </w:del>
    </w:p>
    <w:p w14:paraId="6C063177" w14:textId="43AB9319" w:rsidR="003C5E08" w:rsidRPr="003C5E08" w:rsidDel="00A97762" w:rsidRDefault="003C5E08" w:rsidP="00A97762">
      <w:pPr>
        <w:shd w:val="clear" w:color="auto" w:fill="FFFFFF"/>
        <w:spacing w:beforeAutospacing="1" w:after="0" w:afterAutospacing="1" w:line="240" w:lineRule="auto"/>
        <w:jc w:val="both"/>
        <w:textAlignment w:val="top"/>
        <w:rPr>
          <w:del w:id="135" w:author="Xiya Song" w:date="2025-12-19T16:47:00Z" w16du:dateUtc="2025-12-19T15:47:00Z"/>
          <w:rFonts w:ascii="Arial" w:eastAsia="Times New Roman" w:hAnsi="Arial" w:cs="Arial"/>
          <w:color w:val="1F2328"/>
          <w:kern w:val="0"/>
          <w:lang w:val="en-SE"/>
          <w14:ligatures w14:val="none"/>
        </w:rPr>
        <w:pPrChange w:id="136" w:author="Xiya Song" w:date="2025-12-19T16:47:00Z" w16du:dateUtc="2025-12-19T15:47:00Z">
          <w:pPr>
            <w:shd w:val="clear" w:color="auto" w:fill="FFFFFF"/>
            <w:spacing w:before="100" w:beforeAutospacing="1" w:after="100" w:afterAutospacing="1" w:line="240" w:lineRule="auto"/>
            <w:jc w:val="both"/>
            <w:textAlignment w:val="top"/>
          </w:pPr>
        </w:pPrChange>
      </w:pPr>
      <w:del w:id="137" w:author="Xiya Song" w:date="2025-12-19T16:47:00Z" w16du:dateUtc="2025-12-19T15:47:00Z">
        <w:r w:rsidRPr="003C5E08" w:rsidDel="00A97762">
          <w:rPr>
            <w:rFonts w:ascii="Arial" w:eastAsia="Times New Roman" w:hAnsi="Arial" w:cs="Arial"/>
            <w:b/>
            <w:bCs/>
            <w:color w:val="1F2328"/>
            <w:kern w:val="0"/>
            <w:lang w:val="en-SE"/>
            <w14:ligatures w14:val="none"/>
          </w:rPr>
          <w:delText>Workflow:</w:delText>
        </w:r>
        <w:r w:rsidRPr="003C5E08" w:rsidDel="00A97762">
          <w:rPr>
            <w:rFonts w:ascii="Arial" w:eastAsia="Times New Roman" w:hAnsi="Arial" w:cs="Arial"/>
            <w:color w:val="1F2328"/>
            <w:kern w:val="0"/>
            <w:lang w:val="en-SE"/>
            <w14:ligatures w14:val="none"/>
          </w:rPr>
          <w:delText> The project followed a structured workflow:</w:delText>
        </w:r>
      </w:del>
    </w:p>
    <w:p w14:paraId="44A488E2" w14:textId="668B238E" w:rsidR="003C5E08" w:rsidRPr="003C5E08" w:rsidDel="00A97762" w:rsidRDefault="003C5E08" w:rsidP="003C5E08">
      <w:pPr>
        <w:numPr>
          <w:ilvl w:val="0"/>
          <w:numId w:val="11"/>
        </w:numPr>
        <w:shd w:val="clear" w:color="auto" w:fill="FFFFFF"/>
        <w:spacing w:before="100" w:beforeAutospacing="1" w:after="100" w:afterAutospacing="1" w:line="240" w:lineRule="auto"/>
        <w:jc w:val="both"/>
        <w:textAlignment w:val="top"/>
        <w:rPr>
          <w:del w:id="138" w:author="Xiya Song" w:date="2025-12-19T16:47:00Z" w16du:dateUtc="2025-12-19T15:47:00Z"/>
          <w:rFonts w:ascii="Arial" w:eastAsia="Times New Roman" w:hAnsi="Arial" w:cs="Arial"/>
          <w:color w:val="1F2328"/>
          <w:kern w:val="0"/>
          <w:lang w:val="en-SE"/>
          <w14:ligatures w14:val="none"/>
        </w:rPr>
      </w:pPr>
      <w:del w:id="139" w:author="Xiya Song" w:date="2025-12-19T16:47:00Z" w16du:dateUtc="2025-12-19T15:47:00Z">
        <w:r w:rsidRPr="003C5E08" w:rsidDel="00A97762">
          <w:rPr>
            <w:rFonts w:ascii="Arial" w:eastAsia="Times New Roman" w:hAnsi="Arial" w:cs="Arial"/>
            <w:b/>
            <w:bCs/>
            <w:color w:val="1F2328"/>
            <w:kern w:val="0"/>
            <w:lang w:val="en-SE"/>
            <w14:ligatures w14:val="none"/>
          </w:rPr>
          <w:delText>Data Exploration &amp; Preprocessing:</w:delText>
        </w:r>
        <w:r w:rsidRPr="003C5E08" w:rsidDel="00A97762">
          <w:rPr>
            <w:rFonts w:ascii="Arial" w:eastAsia="Times New Roman" w:hAnsi="Arial" w:cs="Arial"/>
            <w:color w:val="1F2328"/>
            <w:kern w:val="0"/>
            <w:lang w:val="en-SE"/>
            <w14:ligatures w14:val="none"/>
          </w:rPr>
          <w:delText> Initial data loading, normalization, gene annotation, and feature selection.</w:delText>
        </w:r>
      </w:del>
    </w:p>
    <w:p w14:paraId="77241A18" w14:textId="64A06FAD" w:rsidR="003C5E08" w:rsidRPr="003C5E08" w:rsidRDefault="003C5E08" w:rsidP="00A97762">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Change w:id="140" w:author="Xiya Song" w:date="2025-12-19T16:47:00Z" w16du:dateUtc="2025-12-19T15:47:00Z">
          <w:pPr>
            <w:numPr>
              <w:numId w:val="11"/>
            </w:numPr>
            <w:shd w:val="clear" w:color="auto" w:fill="FFFFFF"/>
            <w:tabs>
              <w:tab w:val="num" w:pos="720"/>
            </w:tabs>
            <w:spacing w:before="60" w:after="100" w:afterAutospacing="1" w:line="240" w:lineRule="auto"/>
            <w:ind w:left="720" w:hanging="360"/>
            <w:jc w:val="both"/>
            <w:textAlignment w:val="top"/>
          </w:pPr>
        </w:pPrChange>
      </w:pPr>
      <w:del w:id="141" w:author="Xiya Song" w:date="2025-12-19T16:47:00Z" w16du:dateUtc="2025-12-19T15:47:00Z">
        <w:r w:rsidRPr="003C5E08" w:rsidDel="00A97762">
          <w:rPr>
            <w:rFonts w:ascii="Arial" w:eastAsia="Times New Roman" w:hAnsi="Arial" w:cs="Arial"/>
            <w:b/>
            <w:bCs/>
            <w:color w:val="1F2328"/>
            <w:kern w:val="0"/>
            <w:lang w:val="en-SE"/>
            <w14:ligatures w14:val="none"/>
          </w:rPr>
          <w:delText>Feature Selection:</w:delText>
        </w:r>
        <w:r w:rsidRPr="003C5E08" w:rsidDel="00A97762">
          <w:rPr>
            <w:rFonts w:ascii="Arial" w:eastAsia="Times New Roman" w:hAnsi="Arial" w:cs="Arial"/>
            <w:color w:val="1F2328"/>
            <w:kern w:val="0"/>
            <w:lang w:val="en-SE"/>
            <w14:ligatures w14:val="none"/>
          </w:rPr>
          <w:delText> </w:delText>
        </w:r>
      </w:del>
      <w:r w:rsidRPr="003C5E08">
        <w:rPr>
          <w:rFonts w:ascii="Arial" w:eastAsia="Times New Roman" w:hAnsi="Arial" w:cs="Arial"/>
          <w:color w:val="1F2328"/>
          <w:kern w:val="0"/>
          <w:lang w:val="en-SE"/>
          <w14:ligatures w14:val="none"/>
        </w:rPr>
        <w:t>For model training, the top 1000 most variable genes across all samples were selected. This approach reduces dimensionality while retaining genes with significant biological activity, balancing computational efficiency with biological relevance.</w:t>
      </w:r>
    </w:p>
    <w:p w14:paraId="70E9C842" w14:textId="4C25608F" w:rsidR="008A4F75" w:rsidRDefault="008A4F75" w:rsidP="008A4F75">
      <w:pPr>
        <w:spacing w:before="100" w:beforeAutospacing="1" w:after="100" w:afterAutospacing="1" w:line="240" w:lineRule="auto"/>
        <w:jc w:val="both"/>
        <w:rPr>
          <w:ins w:id="142" w:author="Xiya Song" w:date="2025-12-19T17:42:00Z" w16du:dateUtc="2025-12-19T16:42:00Z"/>
          <w:rFonts w:ascii="Arial" w:eastAsia="Times New Roman" w:hAnsi="Arial" w:cs="Arial"/>
          <w:color w:val="1F2328"/>
          <w:kern w:val="0"/>
          <w:lang w:val="en-SE"/>
          <w14:ligatures w14:val="none"/>
        </w:rPr>
      </w:pPr>
      <w:ins w:id="143" w:author="Xiya Song" w:date="2025-12-19T16:54:00Z" w16du:dateUtc="2025-12-19T15:54:00Z">
        <w:r w:rsidRPr="008A4F75">
          <w:rPr>
            <w:rFonts w:ascii="Arial" w:eastAsia="Times New Roman" w:hAnsi="Arial" w:cs="Arial"/>
            <w:color w:val="1F2328"/>
            <w:kern w:val="0"/>
            <w:lang w:val="en-SE"/>
            <w14:ligatures w14:val="none"/>
            <w:rPrChange w:id="144" w:author="Xiya Song" w:date="2025-12-19T16:54:00Z" w16du:dateUtc="2025-12-19T15:54:00Z">
              <w:rPr>
                <w:rFonts w:ascii="Times New Roman" w:eastAsia="Times New Roman" w:hAnsi="Times New Roman" w:cs="Times New Roman"/>
                <w:kern w:val="0"/>
                <w:lang w:val="en-SE"/>
                <w14:ligatures w14:val="none"/>
              </w:rPr>
            </w:rPrChange>
          </w:rPr>
          <w:t xml:space="preserve">A range of supervised machine learning models was implemented to classify samples based on normalized gene expression profiles. Logistic regression was employed as a linear baseline model to provide an interpretable reference for classification performance. In addition, non-linear models including decision trees and random forests were used to capture potential higher-order feature interactions. A support </w:t>
        </w:r>
        <w:r w:rsidRPr="008A4F75">
          <w:rPr>
            <w:rFonts w:ascii="Arial" w:eastAsia="Times New Roman" w:hAnsi="Arial" w:cs="Arial"/>
            <w:color w:val="1F2328"/>
            <w:kern w:val="0"/>
            <w:lang w:val="en-SE"/>
            <w14:ligatures w14:val="none"/>
            <w:rPrChange w:id="145" w:author="Xiya Song" w:date="2025-12-19T16:54:00Z" w16du:dateUtc="2025-12-19T15:54:00Z">
              <w:rPr>
                <w:rFonts w:ascii="Times New Roman" w:eastAsia="Times New Roman" w:hAnsi="Times New Roman" w:cs="Times New Roman"/>
                <w:kern w:val="0"/>
                <w:lang w:val="en-SE"/>
                <w14:ligatures w14:val="none"/>
              </w:rPr>
            </w:rPrChange>
          </w:rPr>
          <w:lastRenderedPageBreak/>
          <w:t xml:space="preserve">vector machine with a linear kernel was applied to assess margin-based separation in high-dimensional expression space. To incorporate non-linear representation learning, a multi-layer perceptron neural network was implemented using the </w:t>
        </w:r>
        <w:r w:rsidRPr="008A4F75">
          <w:rPr>
            <w:rFonts w:ascii="Arial" w:eastAsia="Times New Roman" w:hAnsi="Arial" w:cs="Arial"/>
            <w:color w:val="1F2328"/>
            <w:kern w:val="0"/>
            <w:lang w:val="en-SE"/>
            <w14:ligatures w14:val="none"/>
            <w:rPrChange w:id="146" w:author="Xiya Song" w:date="2025-12-19T16:54:00Z" w16du:dateUtc="2025-12-19T15:54:00Z">
              <w:rPr>
                <w:rFonts w:ascii="Times New Roman" w:eastAsia="Times New Roman" w:hAnsi="Times New Roman" w:cs="Times New Roman"/>
                <w:i/>
                <w:iCs/>
                <w:kern w:val="0"/>
                <w:lang w:val="en-SE"/>
                <w14:ligatures w14:val="none"/>
              </w:rPr>
            </w:rPrChange>
          </w:rPr>
          <w:t>MLPClassifier</w:t>
        </w:r>
        <w:r w:rsidRPr="008A4F75">
          <w:rPr>
            <w:rFonts w:ascii="Arial" w:eastAsia="Times New Roman" w:hAnsi="Arial" w:cs="Arial"/>
            <w:color w:val="1F2328"/>
            <w:kern w:val="0"/>
            <w:lang w:val="en-SE"/>
            <w14:ligatures w14:val="none"/>
            <w:rPrChange w:id="147" w:author="Xiya Song" w:date="2025-12-19T16:54:00Z" w16du:dateUtc="2025-12-19T15:54:00Z">
              <w:rPr>
                <w:rFonts w:ascii="Times New Roman" w:eastAsia="Times New Roman" w:hAnsi="Times New Roman" w:cs="Times New Roman"/>
                <w:kern w:val="0"/>
                <w:lang w:val="en-SE"/>
                <w14:ligatures w14:val="none"/>
              </w:rPr>
            </w:rPrChange>
          </w:rPr>
          <w:t xml:space="preserve"> from the scikit-learn library. Furthermore, a deeper neural network architecture was implemented separately using TensorFlow and Keras on Google Colab to explore the potential benefits of increased model complexity and hierarchical feature learning.</w:t>
        </w:r>
      </w:ins>
    </w:p>
    <w:p w14:paraId="5F31AE83" w14:textId="5BA21B77" w:rsidR="00BD0B84" w:rsidRPr="003C5E08" w:rsidDel="00BD0B84" w:rsidRDefault="00BD0B84" w:rsidP="00BD0B84">
      <w:pPr>
        <w:shd w:val="clear" w:color="auto" w:fill="FFFFFF"/>
        <w:spacing w:before="100" w:beforeAutospacing="1" w:after="100" w:afterAutospacing="1" w:line="240" w:lineRule="auto"/>
        <w:jc w:val="both"/>
        <w:textAlignment w:val="top"/>
        <w:outlineLvl w:val="2"/>
        <w:rPr>
          <w:del w:id="148" w:author="Xiya Song" w:date="2025-12-19T17:42:00Z" w16du:dateUtc="2025-12-19T16:42:00Z"/>
          <w:moveTo w:id="149" w:author="Xiya Song" w:date="2025-12-19T17:42:00Z" w16du:dateUtc="2025-12-19T16:42:00Z"/>
          <w:rFonts w:ascii="Arial" w:eastAsia="Times New Roman" w:hAnsi="Arial" w:cs="Arial"/>
          <w:b/>
          <w:bCs/>
          <w:color w:val="1F2328"/>
          <w:kern w:val="0"/>
          <w:lang w:val="en-SE"/>
          <w14:ligatures w14:val="none"/>
        </w:rPr>
      </w:pPr>
      <w:moveToRangeStart w:id="150" w:author="Xiya Song" w:date="2025-12-19T17:42:00Z" w:name="move217058568"/>
      <w:moveTo w:id="151" w:author="Xiya Song" w:date="2025-12-19T17:42:00Z" w16du:dateUtc="2025-12-19T16:42:00Z">
        <w:del w:id="152" w:author="Xiya Song" w:date="2025-12-19T17:42:00Z" w16du:dateUtc="2025-12-19T16:42:00Z">
          <w:r w:rsidRPr="003C5E08" w:rsidDel="00BD0B84">
            <w:rPr>
              <w:rFonts w:ascii="Arial" w:eastAsia="Times New Roman" w:hAnsi="Arial" w:cs="Arial"/>
              <w:b/>
              <w:bCs/>
              <w:color w:val="1F2328"/>
              <w:kern w:val="0"/>
              <w:lang w:val="en-SE"/>
              <w14:ligatures w14:val="none"/>
            </w:rPr>
            <w:delText>Deep Neural Network (TensorFlow on Google Colab)</w:delText>
          </w:r>
        </w:del>
      </w:moveTo>
    </w:p>
    <w:p w14:paraId="1000D10D" w14:textId="2EF7D476" w:rsidR="00BD0B84" w:rsidRPr="008D458C" w:rsidRDefault="00BD0B84" w:rsidP="00BD0B84">
      <w:pPr>
        <w:shd w:val="clear" w:color="auto" w:fill="FFFFFF"/>
        <w:spacing w:before="100" w:beforeAutospacing="1" w:after="100" w:afterAutospacing="1" w:line="240" w:lineRule="auto"/>
        <w:jc w:val="both"/>
        <w:textAlignment w:val="top"/>
        <w:rPr>
          <w:moveTo w:id="153" w:author="Xiya Song" w:date="2025-12-19T17:42:00Z" w16du:dateUtc="2025-12-19T16:42:00Z"/>
          <w:rFonts w:ascii="Arial" w:eastAsia="Times New Roman" w:hAnsi="Arial" w:cs="Arial"/>
          <w:color w:val="1F2328"/>
          <w:kern w:val="0"/>
          <w:lang w:val="en-US"/>
          <w14:ligatures w14:val="none"/>
          <w:rPrChange w:id="154" w:author="Xiya Song" w:date="2025-12-19T17:43:00Z" w16du:dateUtc="2025-12-19T16:43:00Z">
            <w:rPr>
              <w:moveTo w:id="155" w:author="Xiya Song" w:date="2025-12-19T17:42:00Z" w16du:dateUtc="2025-12-19T16:42:00Z"/>
              <w:rFonts w:ascii="Arial" w:eastAsia="Times New Roman" w:hAnsi="Arial" w:cs="Arial" w:hint="eastAsia"/>
              <w:color w:val="1F2328"/>
              <w:kern w:val="0"/>
              <w:lang w:val="en-SE"/>
              <w14:ligatures w14:val="none"/>
            </w:rPr>
          </w:rPrChange>
        </w:rPr>
      </w:pPr>
      <w:moveTo w:id="156" w:author="Xiya Song" w:date="2025-12-19T17:42:00Z" w16du:dateUtc="2025-12-19T16:42:00Z">
        <w:r w:rsidRPr="003C5E08">
          <w:rPr>
            <w:rFonts w:ascii="Arial" w:eastAsia="Times New Roman" w:hAnsi="Arial" w:cs="Arial"/>
            <w:color w:val="1F2328"/>
            <w:kern w:val="0"/>
            <w:lang w:val="en-SE"/>
            <w14:ligatures w14:val="none"/>
          </w:rPr>
          <w:t>Due to local environment compatibility issues, a Deep Neural Network (DNN) model using TensorFlow/Keras was developed and executed on Google Colab, leveraging GPU acceleration</w:t>
        </w:r>
      </w:moveTo>
      <w:ins w:id="157" w:author="Xiya Song" w:date="2025-12-19T17:45:00Z" w16du:dateUtc="2025-12-19T16:45:00Z">
        <w:r w:rsidR="008E30AF">
          <w:rPr>
            <w:rFonts w:ascii="Arial" w:eastAsia="Times New Roman" w:hAnsi="Arial" w:cs="Arial"/>
            <w:color w:val="1F2328"/>
            <w:kern w:val="0"/>
            <w:lang w:val="en-SE"/>
            <w14:ligatures w14:val="none"/>
          </w:rPr>
          <w:t xml:space="preserve"> (</w:t>
        </w:r>
        <w:r w:rsidR="008E30AF" w:rsidRPr="008E30AF">
          <w:rPr>
            <w:rFonts w:ascii="Arial" w:eastAsia="Times New Roman" w:hAnsi="Arial" w:cs="Arial"/>
            <w:b/>
            <w:bCs/>
            <w:color w:val="1F2328"/>
            <w:kern w:val="0"/>
            <w:lang w:val="en-SE"/>
            <w14:ligatures w14:val="none"/>
            <w:rPrChange w:id="158" w:author="Xiya Song" w:date="2025-12-19T17:45:00Z" w16du:dateUtc="2025-12-19T16:45:00Z">
              <w:rPr>
                <w:rFonts w:ascii="Arial" w:eastAsia="Times New Roman" w:hAnsi="Arial" w:cs="Arial"/>
                <w:color w:val="1F2328"/>
                <w:kern w:val="0"/>
                <w:lang w:val="en-SE"/>
                <w14:ligatures w14:val="none"/>
              </w:rPr>
            </w:rPrChange>
          </w:rPr>
          <w:t>Figure 1</w:t>
        </w:r>
        <w:r w:rsidR="008E30AF">
          <w:rPr>
            <w:rFonts w:ascii="Arial" w:eastAsia="Times New Roman" w:hAnsi="Arial" w:cs="Arial"/>
            <w:color w:val="1F2328"/>
            <w:kern w:val="0"/>
            <w:lang w:val="en-SE"/>
            <w14:ligatures w14:val="none"/>
          </w:rPr>
          <w:t>)</w:t>
        </w:r>
      </w:ins>
      <w:moveTo w:id="159" w:author="Xiya Song" w:date="2025-12-19T17:42:00Z" w16du:dateUtc="2025-12-19T16:42:00Z">
        <w:r w:rsidRPr="003C5E08">
          <w:rPr>
            <w:rFonts w:ascii="Arial" w:eastAsia="Times New Roman" w:hAnsi="Arial" w:cs="Arial"/>
            <w:color w:val="1F2328"/>
            <w:kern w:val="0"/>
            <w:lang w:val="en-SE"/>
            <w14:ligatures w14:val="none"/>
          </w:rPr>
          <w:t>. The DNN was configured for binary classification (Control vs. DCM) with the following architecture:</w:t>
        </w:r>
      </w:moveTo>
    </w:p>
    <w:p w14:paraId="0A60A410" w14:textId="77777777" w:rsidR="00BD0B84" w:rsidRPr="003C5E08" w:rsidRDefault="00BD0B84" w:rsidP="008E30AF">
      <w:pPr>
        <w:shd w:val="clear" w:color="auto" w:fill="FFFFFF"/>
        <w:spacing w:beforeAutospacing="1" w:after="0" w:afterAutospacing="1" w:line="240" w:lineRule="auto"/>
        <w:ind w:left="360"/>
        <w:textAlignment w:val="top"/>
        <w:rPr>
          <w:moveTo w:id="160" w:author="Xiya Song" w:date="2025-12-19T17:42:00Z" w16du:dateUtc="2025-12-19T16:42:00Z"/>
          <w:rFonts w:ascii="Arial" w:eastAsia="Times New Roman" w:hAnsi="Arial" w:cs="Arial"/>
          <w:color w:val="1F2328"/>
          <w:kern w:val="0"/>
          <w:lang w:val="en-SE"/>
          <w14:ligatures w14:val="none"/>
        </w:rPr>
        <w:pPrChange w:id="161" w:author="Xiya Song" w:date="2025-12-19T17:52:00Z" w16du:dateUtc="2025-12-19T16:52:00Z">
          <w:pPr>
            <w:numPr>
              <w:numId w:val="15"/>
            </w:numPr>
            <w:shd w:val="clear" w:color="auto" w:fill="FFFFFF"/>
            <w:tabs>
              <w:tab w:val="num" w:pos="720"/>
            </w:tabs>
            <w:spacing w:beforeAutospacing="1" w:after="0" w:afterAutospacing="1" w:line="240" w:lineRule="auto"/>
            <w:ind w:left="720" w:hanging="360"/>
            <w:jc w:val="both"/>
            <w:textAlignment w:val="top"/>
          </w:pPr>
        </w:pPrChange>
      </w:pPr>
      <w:moveTo w:id="162" w:author="Xiya Song" w:date="2025-12-19T17:42:00Z" w16du:dateUtc="2025-12-19T16:42:00Z">
        <w:r w:rsidRPr="003C5E08">
          <w:rPr>
            <w:rFonts w:ascii="Arial" w:eastAsia="Times New Roman" w:hAnsi="Arial" w:cs="Arial"/>
            <w:b/>
            <w:bCs/>
            <w:color w:val="1F2328"/>
            <w:kern w:val="0"/>
            <w:lang w:val="en-SE"/>
            <w14:ligatures w14:val="none"/>
          </w:rPr>
          <w:t>Input Layer:</w:t>
        </w:r>
        <w:r w:rsidRPr="003C5E08">
          <w:rPr>
            <w:rFonts w:ascii="Arial" w:eastAsia="Times New Roman" w:hAnsi="Arial" w:cs="Arial"/>
            <w:color w:val="1F2328"/>
            <w:kern w:val="0"/>
            <w:lang w:val="en-SE"/>
            <w14:ligatures w14:val="none"/>
          </w:rPr>
          <w:t> Dense(512, activation='relu', input_shape=(num_features,))</w:t>
        </w:r>
      </w:moveTo>
    </w:p>
    <w:p w14:paraId="3882A01A" w14:textId="77777777" w:rsidR="00BD0B84" w:rsidRPr="003C5E08" w:rsidRDefault="00BD0B84" w:rsidP="008E30AF">
      <w:pPr>
        <w:shd w:val="clear" w:color="auto" w:fill="FFFFFF"/>
        <w:spacing w:after="0" w:afterAutospacing="1" w:line="240" w:lineRule="auto"/>
        <w:ind w:left="360"/>
        <w:textAlignment w:val="top"/>
        <w:rPr>
          <w:moveTo w:id="163" w:author="Xiya Song" w:date="2025-12-19T17:42:00Z" w16du:dateUtc="2025-12-19T16:42:00Z"/>
          <w:rFonts w:ascii="Arial" w:eastAsia="Times New Roman" w:hAnsi="Arial" w:cs="Arial"/>
          <w:color w:val="1F2328"/>
          <w:kern w:val="0"/>
          <w:lang w:val="en-SE"/>
          <w14:ligatures w14:val="none"/>
        </w:rPr>
        <w:pPrChange w:id="164" w:author="Xiya Song" w:date="2025-12-19T17:52:00Z" w16du:dateUtc="2025-12-19T16:52:00Z">
          <w:pPr>
            <w:numPr>
              <w:numId w:val="15"/>
            </w:numPr>
            <w:shd w:val="clear" w:color="auto" w:fill="FFFFFF"/>
            <w:tabs>
              <w:tab w:val="num" w:pos="720"/>
            </w:tabs>
            <w:spacing w:after="0" w:afterAutospacing="1" w:line="240" w:lineRule="auto"/>
            <w:ind w:left="720" w:hanging="360"/>
            <w:jc w:val="both"/>
            <w:textAlignment w:val="top"/>
          </w:pPr>
        </w:pPrChange>
      </w:pPr>
      <w:moveTo w:id="165" w:author="Xiya Song" w:date="2025-12-19T17:42:00Z" w16du:dateUtc="2025-12-19T16:42:00Z">
        <w:r w:rsidRPr="003C5E08">
          <w:rPr>
            <w:rFonts w:ascii="Arial" w:eastAsia="Times New Roman" w:hAnsi="Arial" w:cs="Arial"/>
            <w:b/>
            <w:bCs/>
            <w:color w:val="1F2328"/>
            <w:kern w:val="0"/>
            <w:lang w:val="en-SE"/>
            <w14:ligatures w14:val="none"/>
          </w:rPr>
          <w:t>Hidden Layer 1:</w:t>
        </w:r>
        <w:r w:rsidRPr="003C5E08">
          <w:rPr>
            <w:rFonts w:ascii="Arial" w:eastAsia="Times New Roman" w:hAnsi="Arial" w:cs="Arial"/>
            <w:color w:val="1F2328"/>
            <w:kern w:val="0"/>
            <w:lang w:val="en-SE"/>
            <w14:ligatures w14:val="none"/>
          </w:rPr>
          <w:t> Dropout(0.3)</w:t>
        </w:r>
      </w:moveTo>
    </w:p>
    <w:p w14:paraId="0644D852" w14:textId="77777777" w:rsidR="00BD0B84" w:rsidRPr="003C5E08" w:rsidRDefault="00BD0B84" w:rsidP="008E30AF">
      <w:pPr>
        <w:shd w:val="clear" w:color="auto" w:fill="FFFFFF"/>
        <w:spacing w:after="0" w:afterAutospacing="1" w:line="240" w:lineRule="auto"/>
        <w:ind w:left="360"/>
        <w:textAlignment w:val="top"/>
        <w:rPr>
          <w:moveTo w:id="166" w:author="Xiya Song" w:date="2025-12-19T17:42:00Z" w16du:dateUtc="2025-12-19T16:42:00Z"/>
          <w:rFonts w:ascii="Arial" w:eastAsia="Times New Roman" w:hAnsi="Arial" w:cs="Arial"/>
          <w:color w:val="1F2328"/>
          <w:kern w:val="0"/>
          <w:lang w:val="en-SE"/>
          <w14:ligatures w14:val="none"/>
        </w:rPr>
        <w:pPrChange w:id="167" w:author="Xiya Song" w:date="2025-12-19T17:52:00Z" w16du:dateUtc="2025-12-19T16:52:00Z">
          <w:pPr>
            <w:numPr>
              <w:numId w:val="15"/>
            </w:numPr>
            <w:shd w:val="clear" w:color="auto" w:fill="FFFFFF"/>
            <w:tabs>
              <w:tab w:val="num" w:pos="720"/>
            </w:tabs>
            <w:spacing w:after="0" w:afterAutospacing="1" w:line="240" w:lineRule="auto"/>
            <w:ind w:left="720" w:hanging="360"/>
            <w:jc w:val="both"/>
            <w:textAlignment w:val="top"/>
          </w:pPr>
        </w:pPrChange>
      </w:pPr>
      <w:moveTo w:id="168" w:author="Xiya Song" w:date="2025-12-19T17:42:00Z" w16du:dateUtc="2025-12-19T16:42:00Z">
        <w:r w:rsidRPr="003C5E08">
          <w:rPr>
            <w:rFonts w:ascii="Arial" w:eastAsia="Times New Roman" w:hAnsi="Arial" w:cs="Arial"/>
            <w:b/>
            <w:bCs/>
            <w:color w:val="1F2328"/>
            <w:kern w:val="0"/>
            <w:lang w:val="en-SE"/>
            <w14:ligatures w14:val="none"/>
          </w:rPr>
          <w:t>Hidden Layer 2:</w:t>
        </w:r>
        <w:r w:rsidRPr="003C5E08">
          <w:rPr>
            <w:rFonts w:ascii="Arial" w:eastAsia="Times New Roman" w:hAnsi="Arial" w:cs="Arial"/>
            <w:color w:val="1F2328"/>
            <w:kern w:val="0"/>
            <w:lang w:val="en-SE"/>
            <w14:ligatures w14:val="none"/>
          </w:rPr>
          <w:t> Dense(128, activation='relu')</w:t>
        </w:r>
      </w:moveTo>
    </w:p>
    <w:p w14:paraId="1A2B7139" w14:textId="77777777" w:rsidR="00BD0B84" w:rsidRPr="003C5E08" w:rsidRDefault="00BD0B84" w:rsidP="008E30AF">
      <w:pPr>
        <w:shd w:val="clear" w:color="auto" w:fill="FFFFFF"/>
        <w:spacing w:after="0" w:afterAutospacing="1" w:line="240" w:lineRule="auto"/>
        <w:ind w:left="360"/>
        <w:textAlignment w:val="top"/>
        <w:rPr>
          <w:moveTo w:id="169" w:author="Xiya Song" w:date="2025-12-19T17:42:00Z" w16du:dateUtc="2025-12-19T16:42:00Z"/>
          <w:rFonts w:ascii="Arial" w:eastAsia="Times New Roman" w:hAnsi="Arial" w:cs="Arial"/>
          <w:color w:val="1F2328"/>
          <w:kern w:val="0"/>
          <w:lang w:val="en-SE"/>
          <w14:ligatures w14:val="none"/>
        </w:rPr>
        <w:pPrChange w:id="170" w:author="Xiya Song" w:date="2025-12-19T17:52:00Z" w16du:dateUtc="2025-12-19T16:52:00Z">
          <w:pPr>
            <w:numPr>
              <w:numId w:val="15"/>
            </w:numPr>
            <w:shd w:val="clear" w:color="auto" w:fill="FFFFFF"/>
            <w:tabs>
              <w:tab w:val="num" w:pos="720"/>
            </w:tabs>
            <w:spacing w:after="0" w:afterAutospacing="1" w:line="240" w:lineRule="auto"/>
            <w:ind w:left="720" w:hanging="360"/>
            <w:jc w:val="both"/>
            <w:textAlignment w:val="top"/>
          </w:pPr>
        </w:pPrChange>
      </w:pPr>
      <w:moveTo w:id="171" w:author="Xiya Song" w:date="2025-12-19T17:42:00Z" w16du:dateUtc="2025-12-19T16:42:00Z">
        <w:r w:rsidRPr="003C5E08">
          <w:rPr>
            <w:rFonts w:ascii="Arial" w:eastAsia="Times New Roman" w:hAnsi="Arial" w:cs="Arial"/>
            <w:b/>
            <w:bCs/>
            <w:color w:val="1F2328"/>
            <w:kern w:val="0"/>
            <w:lang w:val="en-SE"/>
            <w14:ligatures w14:val="none"/>
          </w:rPr>
          <w:t>Hidden Layer 3:</w:t>
        </w:r>
        <w:r w:rsidRPr="003C5E08">
          <w:rPr>
            <w:rFonts w:ascii="Arial" w:eastAsia="Times New Roman" w:hAnsi="Arial" w:cs="Arial"/>
            <w:color w:val="1F2328"/>
            <w:kern w:val="0"/>
            <w:lang w:val="en-SE"/>
            <w14:ligatures w14:val="none"/>
          </w:rPr>
          <w:t> Dropout(0.2)</w:t>
        </w:r>
      </w:moveTo>
    </w:p>
    <w:p w14:paraId="0FA34A5D" w14:textId="77777777" w:rsidR="00BD0B84" w:rsidRPr="003C5E08" w:rsidRDefault="00BD0B84" w:rsidP="008E30AF">
      <w:pPr>
        <w:shd w:val="clear" w:color="auto" w:fill="FFFFFF"/>
        <w:spacing w:after="0" w:afterAutospacing="1" w:line="240" w:lineRule="auto"/>
        <w:ind w:left="360"/>
        <w:textAlignment w:val="top"/>
        <w:rPr>
          <w:moveTo w:id="172" w:author="Xiya Song" w:date="2025-12-19T17:42:00Z" w16du:dateUtc="2025-12-19T16:42:00Z"/>
          <w:rFonts w:ascii="Arial" w:eastAsia="Times New Roman" w:hAnsi="Arial" w:cs="Arial"/>
          <w:color w:val="1F2328"/>
          <w:kern w:val="0"/>
          <w:lang w:val="en-SE"/>
          <w14:ligatures w14:val="none"/>
        </w:rPr>
        <w:pPrChange w:id="173" w:author="Xiya Song" w:date="2025-12-19T17:52:00Z" w16du:dateUtc="2025-12-19T16:52:00Z">
          <w:pPr>
            <w:numPr>
              <w:numId w:val="15"/>
            </w:numPr>
            <w:shd w:val="clear" w:color="auto" w:fill="FFFFFF"/>
            <w:tabs>
              <w:tab w:val="num" w:pos="720"/>
            </w:tabs>
            <w:spacing w:after="0" w:afterAutospacing="1" w:line="240" w:lineRule="auto"/>
            <w:ind w:left="720" w:hanging="360"/>
            <w:jc w:val="both"/>
            <w:textAlignment w:val="top"/>
          </w:pPr>
        </w:pPrChange>
      </w:pPr>
      <w:moveTo w:id="174" w:author="Xiya Song" w:date="2025-12-19T17:42:00Z" w16du:dateUtc="2025-12-19T16:42:00Z">
        <w:r w:rsidRPr="003C5E08">
          <w:rPr>
            <w:rFonts w:ascii="Arial" w:eastAsia="Times New Roman" w:hAnsi="Arial" w:cs="Arial"/>
            <w:b/>
            <w:bCs/>
            <w:color w:val="1F2328"/>
            <w:kern w:val="0"/>
            <w:lang w:val="en-SE"/>
            <w14:ligatures w14:val="none"/>
          </w:rPr>
          <w:t>Output Layer:</w:t>
        </w:r>
        <w:r w:rsidRPr="003C5E08">
          <w:rPr>
            <w:rFonts w:ascii="Arial" w:eastAsia="Times New Roman" w:hAnsi="Arial" w:cs="Arial"/>
            <w:color w:val="1F2328"/>
            <w:kern w:val="0"/>
            <w:lang w:val="en-SE"/>
            <w14:ligatures w14:val="none"/>
          </w:rPr>
          <w:t> Dense(1, activation='sigmoid')</w:t>
        </w:r>
      </w:moveTo>
    </w:p>
    <w:p w14:paraId="06687D2C" w14:textId="77777777" w:rsidR="00BD0B84" w:rsidRPr="003C5E08" w:rsidRDefault="00BD0B84" w:rsidP="008E30AF">
      <w:pPr>
        <w:shd w:val="clear" w:color="auto" w:fill="FFFFFF"/>
        <w:spacing w:after="0" w:afterAutospacing="1" w:line="240" w:lineRule="auto"/>
        <w:ind w:left="360"/>
        <w:textAlignment w:val="top"/>
        <w:rPr>
          <w:moveTo w:id="175" w:author="Xiya Song" w:date="2025-12-19T17:42:00Z" w16du:dateUtc="2025-12-19T16:42:00Z"/>
          <w:rFonts w:ascii="Arial" w:eastAsia="Times New Roman" w:hAnsi="Arial" w:cs="Arial"/>
          <w:color w:val="1F2328"/>
          <w:kern w:val="0"/>
          <w:lang w:val="en-SE"/>
          <w14:ligatures w14:val="none"/>
        </w:rPr>
        <w:pPrChange w:id="176" w:author="Xiya Song" w:date="2025-12-19T17:52:00Z" w16du:dateUtc="2025-12-19T16:52:00Z">
          <w:pPr>
            <w:numPr>
              <w:numId w:val="15"/>
            </w:numPr>
            <w:shd w:val="clear" w:color="auto" w:fill="FFFFFF"/>
            <w:tabs>
              <w:tab w:val="num" w:pos="720"/>
            </w:tabs>
            <w:spacing w:after="0" w:afterAutospacing="1" w:line="240" w:lineRule="auto"/>
            <w:ind w:left="720" w:hanging="360"/>
            <w:jc w:val="both"/>
            <w:textAlignment w:val="top"/>
          </w:pPr>
        </w:pPrChange>
      </w:pPr>
      <w:moveTo w:id="177" w:author="Xiya Song" w:date="2025-12-19T17:42:00Z" w16du:dateUtc="2025-12-19T16:42:00Z">
        <w:r w:rsidRPr="003C5E08">
          <w:rPr>
            <w:rFonts w:ascii="Arial" w:eastAsia="Times New Roman" w:hAnsi="Arial" w:cs="Arial"/>
            <w:b/>
            <w:bCs/>
            <w:color w:val="1F2328"/>
            <w:kern w:val="0"/>
            <w:lang w:val="en-SE"/>
            <w14:ligatures w14:val="none"/>
          </w:rPr>
          <w:t>Compilation:</w:t>
        </w:r>
        <w:r w:rsidRPr="003C5E08">
          <w:rPr>
            <w:rFonts w:ascii="Arial" w:eastAsia="Times New Roman" w:hAnsi="Arial" w:cs="Arial"/>
            <w:color w:val="1F2328"/>
            <w:kern w:val="0"/>
            <w:lang w:val="en-SE"/>
            <w14:ligatures w14:val="none"/>
          </w:rPr>
          <w:t> optimizer='adam', loss='binary_crossentropy', metrics=['accuracy', tf.keras.metrics.AUC(name='auc')]</w:t>
        </w:r>
      </w:moveTo>
    </w:p>
    <w:p w14:paraId="7ED8D35E" w14:textId="7196BAFA" w:rsidR="00BD0B84" w:rsidRDefault="00BD0B84" w:rsidP="00BD0B84">
      <w:pPr>
        <w:spacing w:before="100" w:beforeAutospacing="1" w:after="100" w:afterAutospacing="1" w:line="240" w:lineRule="auto"/>
        <w:jc w:val="both"/>
        <w:rPr>
          <w:ins w:id="178" w:author="Xiya Song" w:date="2025-12-19T17:59:00Z" w16du:dateUtc="2025-12-19T16:59:00Z"/>
          <w:rFonts w:ascii="Arial" w:eastAsia="Times New Roman" w:hAnsi="Arial" w:cs="Arial"/>
          <w:color w:val="1F2328"/>
          <w:kern w:val="0"/>
          <w:lang w:val="en-SE"/>
          <w14:ligatures w14:val="none"/>
        </w:rPr>
      </w:pPr>
      <w:moveTo w:id="179" w:author="Xiya Song" w:date="2025-12-19T17:42:00Z" w16du:dateUtc="2025-12-19T16:42:00Z">
        <w:r w:rsidRPr="003C5E08">
          <w:rPr>
            <w:rFonts w:ascii="Arial" w:eastAsia="Times New Roman" w:hAnsi="Arial" w:cs="Arial"/>
            <w:b/>
            <w:bCs/>
            <w:color w:val="1F2328"/>
            <w:kern w:val="0"/>
            <w:lang w:val="en-SE"/>
            <w14:ligatures w14:val="none"/>
          </w:rPr>
          <w:t>Training:</w:t>
        </w:r>
        <w:r w:rsidRPr="003C5E08">
          <w:rPr>
            <w:rFonts w:ascii="Arial" w:eastAsia="Times New Roman" w:hAnsi="Arial" w:cs="Arial"/>
            <w:color w:val="1F2328"/>
            <w:kern w:val="0"/>
            <w:lang w:val="en-SE"/>
            <w14:ligatures w14:val="none"/>
          </w:rPr>
          <w:t> epochs=100, batch_size=32, validation_split=0.2, EarlyStopping callback.</w:t>
        </w:r>
      </w:moveTo>
      <w:moveToRangeEnd w:id="150"/>
    </w:p>
    <w:p w14:paraId="113119F7" w14:textId="77777777" w:rsidR="000A01E0" w:rsidRPr="003C5E08" w:rsidRDefault="000A01E0" w:rsidP="000A01E0">
      <w:pPr>
        <w:shd w:val="clear" w:color="auto" w:fill="FFFFFF"/>
        <w:spacing w:before="100" w:beforeAutospacing="1" w:after="100" w:afterAutospacing="1" w:line="240" w:lineRule="auto"/>
        <w:jc w:val="both"/>
        <w:textAlignment w:val="top"/>
        <w:rPr>
          <w:ins w:id="180" w:author="Xiya Song" w:date="2025-12-19T17:59:00Z" w16du:dateUtc="2025-12-19T16:59:00Z"/>
          <w:rFonts w:ascii="Arial" w:eastAsia="Times New Roman" w:hAnsi="Arial" w:cs="Arial"/>
          <w:color w:val="1F2328"/>
          <w:kern w:val="0"/>
          <w:lang w:val="en-SE"/>
          <w14:ligatures w14:val="none"/>
        </w:rPr>
      </w:pPr>
      <w:ins w:id="181" w:author="Xiya Song" w:date="2025-12-19T17:59:00Z" w16du:dateUtc="2025-12-19T16:59:00Z">
        <w:r w:rsidRPr="003C5E08">
          <w:rPr>
            <w:rFonts w:ascii="Arial" w:eastAsia="Times New Roman" w:hAnsi="Arial" w:cs="Arial"/>
            <w:color w:val="1F2328"/>
            <w:kern w:val="0"/>
            <w:lang w:val="en-SE"/>
            <w14:ligatures w14:val="none"/>
          </w:rPr>
          <w:t>TensorBoard was used to monitor the training process and visualize model metrics.</w:t>
        </w:r>
      </w:ins>
    </w:p>
    <w:p w14:paraId="1F68C3ED" w14:textId="77777777" w:rsidR="000A01E0" w:rsidRDefault="000A01E0" w:rsidP="00BD0B84">
      <w:pPr>
        <w:spacing w:before="100" w:beforeAutospacing="1" w:after="100" w:afterAutospacing="1" w:line="240" w:lineRule="auto"/>
        <w:jc w:val="both"/>
        <w:rPr>
          <w:ins w:id="182" w:author="Xiya Song" w:date="2025-12-19T17:43:00Z" w16du:dateUtc="2025-12-19T16:43:00Z"/>
          <w:rFonts w:ascii="Arial" w:eastAsia="Times New Roman" w:hAnsi="Arial" w:cs="Arial"/>
          <w:color w:val="1F2328"/>
          <w:kern w:val="0"/>
          <w:lang w:val="en-SE"/>
          <w14:ligatures w14:val="none"/>
        </w:rPr>
      </w:pPr>
    </w:p>
    <w:p w14:paraId="0EBDE869" w14:textId="77777777" w:rsidR="008E30AF" w:rsidRDefault="008E30AF" w:rsidP="008E30AF">
      <w:pPr>
        <w:keepNext/>
        <w:spacing w:before="100" w:beforeAutospacing="1" w:after="100" w:afterAutospacing="1" w:line="240" w:lineRule="auto"/>
        <w:jc w:val="both"/>
        <w:rPr>
          <w:ins w:id="183" w:author="Xiya Song" w:date="2025-12-19T17:44:00Z" w16du:dateUtc="2025-12-19T16:44:00Z"/>
        </w:rPr>
        <w:pPrChange w:id="184" w:author="Xiya Song" w:date="2025-12-19T17:44:00Z" w16du:dateUtc="2025-12-19T16:44:00Z">
          <w:pPr>
            <w:spacing w:before="100" w:beforeAutospacing="1" w:after="100" w:afterAutospacing="1" w:line="240" w:lineRule="auto"/>
            <w:jc w:val="both"/>
          </w:pPr>
        </w:pPrChange>
      </w:pPr>
      <w:ins w:id="185" w:author="Xiya Song" w:date="2025-12-19T17:43:00Z" w16du:dateUtc="2025-12-19T16:43:00Z">
        <w:r w:rsidRPr="00453441">
          <w:rPr>
            <w:rFonts w:ascii="Arial" w:eastAsia="Times New Roman" w:hAnsi="Arial" w:cs="Arial"/>
            <w:noProof/>
            <w:color w:val="1F2328"/>
            <w:kern w:val="0"/>
            <w:lang w:val="en-SE"/>
            <w14:ligatures w14:val="none"/>
          </w:rPr>
          <w:lastRenderedPageBreak/>
          <w:drawing>
            <wp:inline distT="0" distB="0" distL="0" distR="0" wp14:anchorId="3ED4ECF2" wp14:editId="2203946A">
              <wp:extent cx="5650029" cy="4649725"/>
              <wp:effectExtent l="0" t="0" r="1905" b="0"/>
              <wp:docPr id="323684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71553" name="Picture 1" descr="A screenshot of a computer&#10;&#10;AI-generated content may be incorrect."/>
                      <pic:cNvPicPr/>
                    </pic:nvPicPr>
                    <pic:blipFill>
                      <a:blip r:embed="rId9"/>
                      <a:stretch>
                        <a:fillRect/>
                      </a:stretch>
                    </pic:blipFill>
                    <pic:spPr>
                      <a:xfrm>
                        <a:off x="0" y="0"/>
                        <a:ext cx="5661591" cy="4659240"/>
                      </a:xfrm>
                      <a:prstGeom prst="rect">
                        <a:avLst/>
                      </a:prstGeom>
                    </pic:spPr>
                  </pic:pic>
                </a:graphicData>
              </a:graphic>
            </wp:inline>
          </w:drawing>
        </w:r>
      </w:ins>
    </w:p>
    <w:p w14:paraId="0C9E7141" w14:textId="11DF0931" w:rsidR="008E30AF" w:rsidRPr="000A01E0" w:rsidRDefault="008E30AF" w:rsidP="008E30AF">
      <w:pPr>
        <w:pStyle w:val="Caption"/>
        <w:jc w:val="center"/>
        <w:rPr>
          <w:ins w:id="186" w:author="Xiya Song" w:date="2025-12-19T16:54:00Z" w16du:dateUtc="2025-12-19T15:54:00Z"/>
          <w:rFonts w:ascii="Arial" w:eastAsia="Times New Roman" w:hAnsi="Arial" w:cs="Arial"/>
          <w:b/>
          <w:bCs/>
          <w:i w:val="0"/>
          <w:iCs w:val="0"/>
          <w:color w:val="1F2328"/>
          <w:kern w:val="0"/>
          <w:lang w:val="en-SE"/>
          <w14:ligatures w14:val="none"/>
          <w:rPrChange w:id="187" w:author="Xiya Song" w:date="2025-12-19T17:59:00Z" w16du:dateUtc="2025-12-19T16:59:00Z">
            <w:rPr>
              <w:ins w:id="188" w:author="Xiya Song" w:date="2025-12-19T16:54:00Z" w16du:dateUtc="2025-12-19T15:54:00Z"/>
              <w:rFonts w:ascii="Times New Roman" w:eastAsia="Times New Roman" w:hAnsi="Times New Roman" w:cs="Times New Roman"/>
              <w:kern w:val="0"/>
              <w:lang w:val="en-SE"/>
              <w14:ligatures w14:val="none"/>
            </w:rPr>
          </w:rPrChange>
        </w:rPr>
        <w:pPrChange w:id="189" w:author="Xiya Song" w:date="2025-12-19T17:44:00Z" w16du:dateUtc="2025-12-19T16:44:00Z">
          <w:pPr>
            <w:spacing w:before="100" w:beforeAutospacing="1" w:after="100" w:afterAutospacing="1" w:line="240" w:lineRule="auto"/>
          </w:pPr>
        </w:pPrChange>
      </w:pPr>
      <w:ins w:id="190" w:author="Xiya Song" w:date="2025-12-19T17:44:00Z" w16du:dateUtc="2025-12-19T16:44:00Z">
        <w:r w:rsidRPr="000A01E0">
          <w:rPr>
            <w:b/>
            <w:bCs/>
            <w:i w:val="0"/>
            <w:iCs w:val="0"/>
            <w:sz w:val="22"/>
            <w:szCs w:val="22"/>
            <w:rPrChange w:id="191" w:author="Xiya Song" w:date="2025-12-19T17:59:00Z" w16du:dateUtc="2025-12-19T16:59:00Z">
              <w:rPr/>
            </w:rPrChange>
          </w:rPr>
          <w:t xml:space="preserve">Figure </w:t>
        </w:r>
        <w:r w:rsidRPr="000A01E0">
          <w:rPr>
            <w:b/>
            <w:bCs/>
            <w:i w:val="0"/>
            <w:iCs w:val="0"/>
            <w:sz w:val="22"/>
            <w:szCs w:val="22"/>
            <w:rPrChange w:id="192" w:author="Xiya Song" w:date="2025-12-19T17:59:00Z" w16du:dateUtc="2025-12-19T16:59:00Z">
              <w:rPr/>
            </w:rPrChange>
          </w:rPr>
          <w:fldChar w:fldCharType="begin"/>
        </w:r>
        <w:r w:rsidRPr="000A01E0">
          <w:rPr>
            <w:b/>
            <w:bCs/>
            <w:i w:val="0"/>
            <w:iCs w:val="0"/>
            <w:sz w:val="22"/>
            <w:szCs w:val="22"/>
            <w:rPrChange w:id="193" w:author="Xiya Song" w:date="2025-12-19T17:59:00Z" w16du:dateUtc="2025-12-19T16:59:00Z">
              <w:rPr/>
            </w:rPrChange>
          </w:rPr>
          <w:instrText xml:space="preserve"> SEQ Figure \* ARABIC </w:instrText>
        </w:r>
      </w:ins>
      <w:r w:rsidRPr="000A01E0">
        <w:rPr>
          <w:b/>
          <w:bCs/>
          <w:i w:val="0"/>
          <w:iCs w:val="0"/>
          <w:sz w:val="22"/>
          <w:szCs w:val="22"/>
          <w:rPrChange w:id="194" w:author="Xiya Song" w:date="2025-12-19T17:59:00Z" w16du:dateUtc="2025-12-19T16:59:00Z">
            <w:rPr/>
          </w:rPrChange>
        </w:rPr>
        <w:fldChar w:fldCharType="separate"/>
      </w:r>
      <w:ins w:id="195" w:author="Xiya Song" w:date="2025-12-19T18:19:00Z" w16du:dateUtc="2025-12-19T17:19:00Z">
        <w:r w:rsidR="001B71A8">
          <w:rPr>
            <w:b/>
            <w:bCs/>
            <w:i w:val="0"/>
            <w:iCs w:val="0"/>
            <w:noProof/>
            <w:sz w:val="22"/>
            <w:szCs w:val="22"/>
          </w:rPr>
          <w:t>1</w:t>
        </w:r>
      </w:ins>
      <w:ins w:id="196" w:author="Xiya Song" w:date="2025-12-19T17:44:00Z" w16du:dateUtc="2025-12-19T16:44:00Z">
        <w:r w:rsidRPr="000A01E0">
          <w:rPr>
            <w:b/>
            <w:bCs/>
            <w:i w:val="0"/>
            <w:iCs w:val="0"/>
            <w:sz w:val="22"/>
            <w:szCs w:val="22"/>
            <w:rPrChange w:id="197" w:author="Xiya Song" w:date="2025-12-19T17:59:00Z" w16du:dateUtc="2025-12-19T16:59:00Z">
              <w:rPr/>
            </w:rPrChange>
          </w:rPr>
          <w:fldChar w:fldCharType="end"/>
        </w:r>
        <w:r w:rsidRPr="000A01E0">
          <w:rPr>
            <w:b/>
            <w:bCs/>
            <w:i w:val="0"/>
            <w:iCs w:val="0"/>
            <w:sz w:val="22"/>
            <w:szCs w:val="22"/>
            <w:rPrChange w:id="198" w:author="Xiya Song" w:date="2025-12-19T17:59:00Z" w16du:dateUtc="2025-12-19T16:59:00Z">
              <w:rPr/>
            </w:rPrChange>
          </w:rPr>
          <w:t xml:space="preserve">. </w:t>
        </w:r>
        <w:r w:rsidRPr="000A01E0">
          <w:rPr>
            <w:b/>
            <w:bCs/>
            <w:i w:val="0"/>
            <w:iCs w:val="0"/>
            <w:sz w:val="22"/>
            <w:szCs w:val="22"/>
            <w:rPrChange w:id="199" w:author="Xiya Song" w:date="2025-12-19T17:59:00Z" w16du:dateUtc="2025-12-19T16:59:00Z">
              <w:rPr/>
            </w:rPrChange>
          </w:rPr>
          <w:t>General features of the binary DNN models</w:t>
        </w:r>
      </w:ins>
    </w:p>
    <w:p w14:paraId="53B4764D" w14:textId="77777777" w:rsidR="008A4F75" w:rsidRPr="008A4F75" w:rsidRDefault="008A4F75" w:rsidP="008A4F75">
      <w:pPr>
        <w:spacing w:before="100" w:beforeAutospacing="1" w:after="100" w:afterAutospacing="1" w:line="240" w:lineRule="auto"/>
        <w:jc w:val="both"/>
        <w:rPr>
          <w:ins w:id="200" w:author="Xiya Song" w:date="2025-12-19T16:54:00Z" w16du:dateUtc="2025-12-19T15:54:00Z"/>
          <w:rFonts w:ascii="Arial" w:eastAsia="Times New Roman" w:hAnsi="Arial" w:cs="Arial"/>
          <w:color w:val="1F2328"/>
          <w:kern w:val="0"/>
          <w:lang w:val="en-SE"/>
          <w14:ligatures w14:val="none"/>
          <w:rPrChange w:id="201" w:author="Xiya Song" w:date="2025-12-19T16:54:00Z" w16du:dateUtc="2025-12-19T15:54:00Z">
            <w:rPr>
              <w:ins w:id="202" w:author="Xiya Song" w:date="2025-12-19T16:54:00Z" w16du:dateUtc="2025-12-19T15:54:00Z"/>
              <w:rFonts w:ascii="Times New Roman" w:eastAsia="Times New Roman" w:hAnsi="Times New Roman" w:cs="Times New Roman"/>
              <w:kern w:val="0"/>
              <w:lang w:val="en-SE"/>
              <w14:ligatures w14:val="none"/>
            </w:rPr>
          </w:rPrChange>
        </w:rPr>
        <w:pPrChange w:id="203" w:author="Xiya Song" w:date="2025-12-19T16:54:00Z" w16du:dateUtc="2025-12-19T15:54:00Z">
          <w:pPr>
            <w:spacing w:before="100" w:beforeAutospacing="1" w:after="100" w:afterAutospacing="1" w:line="240" w:lineRule="auto"/>
          </w:pPr>
        </w:pPrChange>
      </w:pPr>
      <w:ins w:id="204" w:author="Xiya Song" w:date="2025-12-19T16:54:00Z" w16du:dateUtc="2025-12-19T15:54:00Z">
        <w:r w:rsidRPr="008A4F75">
          <w:rPr>
            <w:rFonts w:ascii="Arial" w:eastAsia="Times New Roman" w:hAnsi="Arial" w:cs="Arial"/>
            <w:color w:val="1F2328"/>
            <w:kern w:val="0"/>
            <w:lang w:val="en-SE"/>
            <w14:ligatures w14:val="none"/>
            <w:rPrChange w:id="205" w:author="Xiya Song" w:date="2025-12-19T16:54:00Z" w16du:dateUtc="2025-12-19T15:54:00Z">
              <w:rPr>
                <w:rFonts w:ascii="Times New Roman" w:eastAsia="Times New Roman" w:hAnsi="Times New Roman" w:cs="Times New Roman"/>
                <w:kern w:val="0"/>
                <w:lang w:val="en-SE"/>
                <w14:ligatures w14:val="none"/>
              </w:rPr>
            </w:rPrChange>
          </w:rPr>
          <w:t>Model performance was evaluated using multiple complementary metrics. Classification reports were generated to summarize precision, recall, F1-score, and class support, enabling assessment of per-class predictive performance. Overall discriminative ability was quantified using the area under the receiver operating characteristic curve, with macro-averaged ROC AUC applied for multi-class classification scenarios. Confusion matrices were used to visualize the correspondence between true and predicted class labels and to identify systematic misclassification patterns. To enhance model interpretability, SHAP values were computed to quantify the contribution of individual genes to model predictions, allowing for biological interpretation of feature importance across different classifiers.</w:t>
        </w:r>
      </w:ins>
    </w:p>
    <w:p w14:paraId="4D2B3838" w14:textId="40B85244" w:rsidR="008A4F75" w:rsidRPr="008A4F75" w:rsidRDefault="008A4F75" w:rsidP="008A4F75">
      <w:pPr>
        <w:spacing w:after="0" w:line="240" w:lineRule="auto"/>
        <w:rPr>
          <w:ins w:id="206" w:author="Xiya Song" w:date="2025-12-19T16:54:00Z" w16du:dateUtc="2025-12-19T15:54:00Z"/>
          <w:rFonts w:ascii="Times New Roman" w:eastAsia="Times New Roman" w:hAnsi="Times New Roman" w:cs="Times New Roman"/>
          <w:kern w:val="0"/>
          <w:lang w:val="en-SE"/>
          <w14:ligatures w14:val="none"/>
        </w:rPr>
      </w:pPr>
    </w:p>
    <w:p w14:paraId="322F6AC8" w14:textId="156DEDDE" w:rsidR="008A4F75" w:rsidRPr="008A4F75" w:rsidRDefault="008A4F75" w:rsidP="008A4F75">
      <w:pPr>
        <w:spacing w:after="0" w:line="240" w:lineRule="auto"/>
        <w:jc w:val="both"/>
        <w:rPr>
          <w:ins w:id="207" w:author="Xiya Song" w:date="2025-12-19T16:56:00Z"/>
          <w:rFonts w:ascii="Arial" w:eastAsia="Times New Roman" w:hAnsi="Arial" w:cs="Arial"/>
          <w:color w:val="1F2328"/>
          <w:kern w:val="0"/>
          <w:lang w:val="en-SE"/>
          <w14:ligatures w14:val="none"/>
          <w:rPrChange w:id="208" w:author="Xiya Song" w:date="2025-12-19T16:56:00Z" w16du:dateUtc="2025-12-19T15:56:00Z">
            <w:rPr>
              <w:ins w:id="209" w:author="Xiya Song" w:date="2025-12-19T16:56:00Z"/>
              <w:rFonts w:ascii="Arial" w:eastAsia="Times New Roman" w:hAnsi="Arial" w:cs="Arial"/>
              <w:b/>
              <w:bCs/>
              <w:color w:val="1F2328"/>
              <w:kern w:val="0"/>
              <w:lang w:val="en-SE"/>
              <w14:ligatures w14:val="none"/>
            </w:rPr>
          </w:rPrChange>
        </w:rPr>
        <w:pPrChange w:id="210" w:author="Xiya Song" w:date="2025-12-19T16:56:00Z" w16du:dateUtc="2025-12-19T15:56:00Z">
          <w:pPr>
            <w:spacing w:after="0" w:line="240" w:lineRule="auto"/>
          </w:pPr>
        </w:pPrChange>
      </w:pPr>
      <w:ins w:id="211" w:author="Xiya Song" w:date="2025-12-19T16:56:00Z">
        <w:r w:rsidRPr="008A4F75">
          <w:rPr>
            <w:rFonts w:ascii="Arial" w:eastAsia="Times New Roman" w:hAnsi="Arial" w:cs="Arial"/>
            <w:color w:val="1F2328"/>
            <w:kern w:val="0"/>
            <w:lang w:val="en-SE"/>
            <w14:ligatures w14:val="none"/>
            <w:rPrChange w:id="212" w:author="Xiya Song" w:date="2025-12-19T16:56:00Z" w16du:dateUtc="2025-12-19T15:56:00Z">
              <w:rPr>
                <w:rFonts w:ascii="Arial" w:eastAsia="Times New Roman" w:hAnsi="Arial" w:cs="Arial"/>
                <w:b/>
                <w:bCs/>
                <w:color w:val="1F2328"/>
                <w:kern w:val="0"/>
                <w:lang w:val="en-SE"/>
                <w14:ligatures w14:val="none"/>
              </w:rPr>
            </w:rPrChange>
          </w:rPr>
          <w:t>To improve the accessibility and reproducibility of the analytical workflow, the complete transcriptomics analysis and machine learning pipeline w</w:t>
        </w:r>
      </w:ins>
      <w:ins w:id="213" w:author="Xiya Song" w:date="2025-12-19T16:57:00Z" w16du:dateUtc="2025-12-19T15:57:00Z">
        <w:r>
          <w:rPr>
            <w:rFonts w:ascii="Arial" w:eastAsia="Times New Roman" w:hAnsi="Arial" w:cs="Arial"/>
            <w:color w:val="1F2328"/>
            <w:kern w:val="0"/>
            <w:lang w:val="en-SE"/>
            <w14:ligatures w14:val="none"/>
          </w:rPr>
          <w:t>ere</w:t>
        </w:r>
      </w:ins>
      <w:ins w:id="214" w:author="Xiya Song" w:date="2025-12-19T16:56:00Z">
        <w:r w:rsidRPr="008A4F75">
          <w:rPr>
            <w:rFonts w:ascii="Arial" w:eastAsia="Times New Roman" w:hAnsi="Arial" w:cs="Arial"/>
            <w:color w:val="1F2328"/>
            <w:kern w:val="0"/>
            <w:lang w:val="en-SE"/>
            <w14:ligatures w14:val="none"/>
            <w:rPrChange w:id="215" w:author="Xiya Song" w:date="2025-12-19T16:56:00Z" w16du:dateUtc="2025-12-19T15:56:00Z">
              <w:rPr>
                <w:rFonts w:ascii="Arial" w:eastAsia="Times New Roman" w:hAnsi="Arial" w:cs="Arial"/>
                <w:b/>
                <w:bCs/>
                <w:color w:val="1F2328"/>
                <w:kern w:val="0"/>
                <w:lang w:val="en-SE"/>
                <w14:ligatures w14:val="none"/>
              </w:rPr>
            </w:rPrChange>
          </w:rPr>
          <w:t xml:space="preserve"> wrapped into an interactive web application developed using the Streamlit framework. Streamlit was selected due to its lightweight architecture and native support for rapid prototyping of data science applications in Python. </w:t>
        </w:r>
      </w:ins>
    </w:p>
    <w:p w14:paraId="1746DF49" w14:textId="79C3C029" w:rsidR="00A97762" w:rsidDel="00B61530" w:rsidRDefault="003C5E08" w:rsidP="00A97762">
      <w:pPr>
        <w:shd w:val="clear" w:color="auto" w:fill="FFFFFF"/>
        <w:spacing w:before="60" w:after="100" w:afterAutospacing="1" w:line="240" w:lineRule="auto"/>
        <w:jc w:val="both"/>
        <w:textAlignment w:val="top"/>
        <w:rPr>
          <w:del w:id="216" w:author="Xiya Song" w:date="2025-12-19T16:54:00Z" w16du:dateUtc="2025-12-19T15:54:00Z"/>
          <w:rFonts w:ascii="Arial" w:eastAsia="Times New Roman" w:hAnsi="Arial" w:cs="Arial"/>
          <w:b/>
          <w:bCs/>
          <w:color w:val="1F2328"/>
          <w:kern w:val="0"/>
          <w:lang w:val="en-SE"/>
          <w14:ligatures w14:val="none"/>
        </w:rPr>
      </w:pPr>
      <w:del w:id="217" w:author="Xiya Song" w:date="2025-12-19T16:48:00Z" w16du:dateUtc="2025-12-19T15:48:00Z">
        <w:r w:rsidRPr="003C5E08" w:rsidDel="00A97762">
          <w:rPr>
            <w:rFonts w:ascii="Arial" w:eastAsia="Times New Roman" w:hAnsi="Arial" w:cs="Arial"/>
            <w:b/>
            <w:bCs/>
            <w:color w:val="1F2328"/>
            <w:kern w:val="0"/>
            <w:lang w:val="en-SE"/>
            <w14:ligatures w14:val="none"/>
          </w:rPr>
          <w:delText>Model Training &amp; Evaluation:</w:delText>
        </w:r>
        <w:r w:rsidRPr="003C5E08" w:rsidDel="00A97762">
          <w:rPr>
            <w:rFonts w:ascii="Arial" w:eastAsia="Times New Roman" w:hAnsi="Arial" w:cs="Arial"/>
            <w:color w:val="1F2328"/>
            <w:kern w:val="0"/>
            <w:lang w:val="en-SE"/>
            <w14:ligatures w14:val="none"/>
          </w:rPr>
          <w:delText> </w:delText>
        </w:r>
      </w:del>
      <w:del w:id="218" w:author="Xiya Song" w:date="2025-12-19T16:54:00Z" w16du:dateUtc="2025-12-19T15:54:00Z">
        <w:r w:rsidRPr="003C5E08" w:rsidDel="008A4F75">
          <w:rPr>
            <w:rFonts w:ascii="Arial" w:eastAsia="Times New Roman" w:hAnsi="Arial" w:cs="Arial"/>
            <w:color w:val="1F2328"/>
            <w:kern w:val="0"/>
            <w:lang w:val="en-SE"/>
            <w14:ligatures w14:val="none"/>
          </w:rPr>
          <w:delText>Implementation of various ML models for classification, evaluated using standard metrics.</w:delText>
        </w:r>
      </w:del>
      <w:moveToRangeStart w:id="219" w:author="Xiya Song" w:date="2025-12-19T16:48:00Z" w:name="move217055347"/>
      <w:moveTo w:id="220" w:author="Xiya Song" w:date="2025-12-19T16:48:00Z" w16du:dateUtc="2025-12-19T15:48:00Z">
        <w:del w:id="221" w:author="Xiya Song" w:date="2025-12-19T16:48:00Z" w16du:dateUtc="2025-12-19T15:48:00Z">
          <w:r w:rsidR="00A97762" w:rsidRPr="003C5E08" w:rsidDel="00A97762">
            <w:rPr>
              <w:rFonts w:ascii="Arial" w:eastAsia="Times New Roman" w:hAnsi="Arial" w:cs="Arial"/>
              <w:b/>
              <w:bCs/>
              <w:color w:val="1F2328"/>
              <w:kern w:val="0"/>
              <w:lang w:val="en-SE"/>
              <w14:ligatures w14:val="none"/>
            </w:rPr>
            <w:delText>Models:</w:delText>
          </w:r>
          <w:r w:rsidR="00A97762" w:rsidRPr="003C5E08" w:rsidDel="00A97762">
            <w:rPr>
              <w:rFonts w:ascii="Arial" w:eastAsia="Times New Roman" w:hAnsi="Arial" w:cs="Arial"/>
              <w:color w:val="1F2328"/>
              <w:kern w:val="0"/>
              <w:lang w:val="en-SE"/>
              <w14:ligatures w14:val="none"/>
            </w:rPr>
            <w:delText> </w:delText>
          </w:r>
        </w:del>
        <w:del w:id="222" w:author="Xiya Song" w:date="2025-12-19T16:54:00Z" w16du:dateUtc="2025-12-19T15:54:00Z">
          <w:r w:rsidR="00A97762" w:rsidRPr="003C5E08" w:rsidDel="008A4F75">
            <w:rPr>
              <w:rFonts w:ascii="Arial" w:eastAsia="Times New Roman" w:hAnsi="Arial" w:cs="Arial"/>
              <w:color w:val="1F2328"/>
              <w:kern w:val="0"/>
              <w:lang w:val="en-SE"/>
              <w14:ligatures w14:val="none"/>
            </w:rPr>
            <w:delText>The following machine learning models were implemented and evaluated:</w:delText>
          </w:r>
        </w:del>
      </w:moveTo>
    </w:p>
    <w:p w14:paraId="14F0A7D3" w14:textId="001F039E" w:rsidR="00A97762" w:rsidRPr="003C5E08" w:rsidDel="008A4F75" w:rsidRDefault="00A97762" w:rsidP="00A97762">
      <w:pPr>
        <w:numPr>
          <w:ilvl w:val="0"/>
          <w:numId w:val="12"/>
        </w:numPr>
        <w:shd w:val="clear" w:color="auto" w:fill="FFFFFF"/>
        <w:spacing w:before="100" w:beforeAutospacing="1" w:after="100" w:afterAutospacing="1" w:line="240" w:lineRule="auto"/>
        <w:jc w:val="both"/>
        <w:textAlignment w:val="top"/>
        <w:rPr>
          <w:del w:id="223" w:author="Xiya Song" w:date="2025-12-19T16:54:00Z" w16du:dateUtc="2025-12-19T15:54:00Z"/>
          <w:moveTo w:id="224" w:author="Xiya Song" w:date="2025-12-19T16:48:00Z" w16du:dateUtc="2025-12-19T15:48:00Z"/>
          <w:rFonts w:ascii="Arial" w:eastAsia="Times New Roman" w:hAnsi="Arial" w:cs="Arial"/>
          <w:color w:val="1F2328"/>
          <w:kern w:val="0"/>
          <w:lang w:val="en-SE"/>
          <w14:ligatures w14:val="none"/>
        </w:rPr>
      </w:pPr>
      <w:moveTo w:id="225" w:author="Xiya Song" w:date="2025-12-19T16:48:00Z" w16du:dateUtc="2025-12-19T15:48:00Z">
        <w:del w:id="226" w:author="Xiya Song" w:date="2025-12-19T16:54:00Z" w16du:dateUtc="2025-12-19T15:54:00Z">
          <w:r w:rsidRPr="003C5E08" w:rsidDel="008A4F75">
            <w:rPr>
              <w:rFonts w:ascii="Arial" w:eastAsia="Times New Roman" w:hAnsi="Arial" w:cs="Arial"/>
              <w:b/>
              <w:bCs/>
              <w:color w:val="1F2328"/>
              <w:kern w:val="0"/>
              <w:lang w:val="en-SE"/>
              <w14:ligatures w14:val="none"/>
            </w:rPr>
            <w:delText>Logistic Regression:</w:delText>
          </w:r>
          <w:r w:rsidRPr="003C5E08" w:rsidDel="008A4F75">
            <w:rPr>
              <w:rFonts w:ascii="Arial" w:eastAsia="Times New Roman" w:hAnsi="Arial" w:cs="Arial"/>
              <w:color w:val="1F2328"/>
              <w:kern w:val="0"/>
              <w:lang w:val="en-SE"/>
              <w14:ligatures w14:val="none"/>
            </w:rPr>
            <w:delText> A linear model serving as a baseline.</w:delText>
          </w:r>
        </w:del>
      </w:moveTo>
    </w:p>
    <w:p w14:paraId="6F62F4E2" w14:textId="4AA0DB59" w:rsidR="00A97762" w:rsidRPr="003C5E08" w:rsidDel="008A4F75" w:rsidRDefault="00A97762" w:rsidP="00A97762">
      <w:pPr>
        <w:numPr>
          <w:ilvl w:val="0"/>
          <w:numId w:val="12"/>
        </w:numPr>
        <w:shd w:val="clear" w:color="auto" w:fill="FFFFFF"/>
        <w:spacing w:before="60" w:after="100" w:afterAutospacing="1" w:line="240" w:lineRule="auto"/>
        <w:jc w:val="both"/>
        <w:textAlignment w:val="top"/>
        <w:rPr>
          <w:del w:id="227" w:author="Xiya Song" w:date="2025-12-19T16:54:00Z" w16du:dateUtc="2025-12-19T15:54:00Z"/>
          <w:moveTo w:id="228" w:author="Xiya Song" w:date="2025-12-19T16:48:00Z" w16du:dateUtc="2025-12-19T15:48:00Z"/>
          <w:rFonts w:ascii="Arial" w:eastAsia="Times New Roman" w:hAnsi="Arial" w:cs="Arial"/>
          <w:color w:val="1F2328"/>
          <w:kern w:val="0"/>
          <w:lang w:val="en-SE"/>
          <w14:ligatures w14:val="none"/>
        </w:rPr>
      </w:pPr>
      <w:moveTo w:id="229" w:author="Xiya Song" w:date="2025-12-19T16:48:00Z" w16du:dateUtc="2025-12-19T15:48:00Z">
        <w:del w:id="230" w:author="Xiya Song" w:date="2025-12-19T16:54:00Z" w16du:dateUtc="2025-12-19T15:54:00Z">
          <w:r w:rsidRPr="003C5E08" w:rsidDel="008A4F75">
            <w:rPr>
              <w:rFonts w:ascii="Arial" w:eastAsia="Times New Roman" w:hAnsi="Arial" w:cs="Arial"/>
              <w:b/>
              <w:bCs/>
              <w:color w:val="1F2328"/>
              <w:kern w:val="0"/>
              <w:lang w:val="en-SE"/>
              <w14:ligatures w14:val="none"/>
            </w:rPr>
            <w:delText>Random Forest:</w:delText>
          </w:r>
          <w:r w:rsidRPr="003C5E08" w:rsidDel="008A4F75">
            <w:rPr>
              <w:rFonts w:ascii="Arial" w:eastAsia="Times New Roman" w:hAnsi="Arial" w:cs="Arial"/>
              <w:color w:val="1F2328"/>
              <w:kern w:val="0"/>
              <w:lang w:val="en-SE"/>
              <w14:ligatures w14:val="none"/>
            </w:rPr>
            <w:delText> An ensemble tree-based model.</w:delText>
          </w:r>
        </w:del>
      </w:moveTo>
    </w:p>
    <w:p w14:paraId="42597AE3" w14:textId="4DA2E276" w:rsidR="00A97762" w:rsidRPr="003C5E08" w:rsidDel="008A4F75" w:rsidRDefault="00A97762" w:rsidP="00A97762">
      <w:pPr>
        <w:numPr>
          <w:ilvl w:val="0"/>
          <w:numId w:val="12"/>
        </w:numPr>
        <w:shd w:val="clear" w:color="auto" w:fill="FFFFFF"/>
        <w:spacing w:before="60" w:after="100" w:afterAutospacing="1" w:line="240" w:lineRule="auto"/>
        <w:jc w:val="both"/>
        <w:textAlignment w:val="top"/>
        <w:rPr>
          <w:del w:id="231" w:author="Xiya Song" w:date="2025-12-19T16:54:00Z" w16du:dateUtc="2025-12-19T15:54:00Z"/>
          <w:moveTo w:id="232" w:author="Xiya Song" w:date="2025-12-19T16:48:00Z" w16du:dateUtc="2025-12-19T15:48:00Z"/>
          <w:rFonts w:ascii="Arial" w:eastAsia="Times New Roman" w:hAnsi="Arial" w:cs="Arial"/>
          <w:color w:val="1F2328"/>
          <w:kern w:val="0"/>
          <w:lang w:val="en-SE"/>
          <w14:ligatures w14:val="none"/>
        </w:rPr>
      </w:pPr>
      <w:moveTo w:id="233" w:author="Xiya Song" w:date="2025-12-19T16:48:00Z" w16du:dateUtc="2025-12-19T15:48:00Z">
        <w:del w:id="234" w:author="Xiya Song" w:date="2025-12-19T16:54:00Z" w16du:dateUtc="2025-12-19T15:54:00Z">
          <w:r w:rsidRPr="003C5E08" w:rsidDel="008A4F75">
            <w:rPr>
              <w:rFonts w:ascii="Arial" w:eastAsia="Times New Roman" w:hAnsi="Arial" w:cs="Arial"/>
              <w:b/>
              <w:bCs/>
              <w:color w:val="1F2328"/>
              <w:kern w:val="0"/>
              <w:lang w:val="en-SE"/>
              <w14:ligatures w14:val="none"/>
            </w:rPr>
            <w:delText>Decision Tree:</w:delText>
          </w:r>
          <w:r w:rsidRPr="003C5E08" w:rsidDel="008A4F75">
            <w:rPr>
              <w:rFonts w:ascii="Arial" w:eastAsia="Times New Roman" w:hAnsi="Arial" w:cs="Arial"/>
              <w:color w:val="1F2328"/>
              <w:kern w:val="0"/>
              <w:lang w:val="en-SE"/>
              <w14:ligatures w14:val="none"/>
            </w:rPr>
            <w:delText> A single tree-based model.</w:delText>
          </w:r>
        </w:del>
      </w:moveTo>
    </w:p>
    <w:p w14:paraId="7DCC28CF" w14:textId="329F212D" w:rsidR="00A97762" w:rsidRPr="003C5E08" w:rsidDel="008A4F75" w:rsidRDefault="00A97762" w:rsidP="00A97762">
      <w:pPr>
        <w:numPr>
          <w:ilvl w:val="0"/>
          <w:numId w:val="12"/>
        </w:numPr>
        <w:shd w:val="clear" w:color="auto" w:fill="FFFFFF"/>
        <w:spacing w:before="60" w:after="100" w:afterAutospacing="1" w:line="240" w:lineRule="auto"/>
        <w:jc w:val="both"/>
        <w:textAlignment w:val="top"/>
        <w:rPr>
          <w:del w:id="235" w:author="Xiya Song" w:date="2025-12-19T16:54:00Z" w16du:dateUtc="2025-12-19T15:54:00Z"/>
          <w:moveTo w:id="236" w:author="Xiya Song" w:date="2025-12-19T16:48:00Z" w16du:dateUtc="2025-12-19T15:48:00Z"/>
          <w:rFonts w:ascii="Arial" w:eastAsia="Times New Roman" w:hAnsi="Arial" w:cs="Arial"/>
          <w:color w:val="1F2328"/>
          <w:kern w:val="0"/>
          <w:lang w:val="en-SE"/>
          <w14:ligatures w14:val="none"/>
        </w:rPr>
      </w:pPr>
      <w:moveTo w:id="237" w:author="Xiya Song" w:date="2025-12-19T16:48:00Z" w16du:dateUtc="2025-12-19T15:48:00Z">
        <w:del w:id="238" w:author="Xiya Song" w:date="2025-12-19T16:54:00Z" w16du:dateUtc="2025-12-19T15:54:00Z">
          <w:r w:rsidRPr="003C5E08" w:rsidDel="008A4F75">
            <w:rPr>
              <w:rFonts w:ascii="Arial" w:eastAsia="Times New Roman" w:hAnsi="Arial" w:cs="Arial"/>
              <w:b/>
              <w:bCs/>
              <w:color w:val="1F2328"/>
              <w:kern w:val="0"/>
              <w:lang w:val="en-SE"/>
              <w14:ligatures w14:val="none"/>
            </w:rPr>
            <w:delText>Support Vector Machine (SVM):</w:delText>
          </w:r>
          <w:r w:rsidRPr="003C5E08" w:rsidDel="008A4F75">
            <w:rPr>
              <w:rFonts w:ascii="Arial" w:eastAsia="Times New Roman" w:hAnsi="Arial" w:cs="Arial"/>
              <w:color w:val="1F2328"/>
              <w:kern w:val="0"/>
              <w:lang w:val="en-SE"/>
              <w14:ligatures w14:val="none"/>
            </w:rPr>
            <w:delText> With a linear kernel.</w:delText>
          </w:r>
        </w:del>
      </w:moveTo>
    </w:p>
    <w:p w14:paraId="1C467EF1" w14:textId="0D270275" w:rsidR="00A97762" w:rsidRPr="003C5E08" w:rsidDel="008A4F75" w:rsidRDefault="00A97762" w:rsidP="00A97762">
      <w:pPr>
        <w:numPr>
          <w:ilvl w:val="0"/>
          <w:numId w:val="12"/>
        </w:numPr>
        <w:shd w:val="clear" w:color="auto" w:fill="FFFFFF"/>
        <w:spacing w:before="60" w:after="100" w:afterAutospacing="1" w:line="240" w:lineRule="auto"/>
        <w:jc w:val="both"/>
        <w:textAlignment w:val="top"/>
        <w:rPr>
          <w:del w:id="239" w:author="Xiya Song" w:date="2025-12-19T16:54:00Z" w16du:dateUtc="2025-12-19T15:54:00Z"/>
          <w:moveTo w:id="240" w:author="Xiya Song" w:date="2025-12-19T16:48:00Z" w16du:dateUtc="2025-12-19T15:48:00Z"/>
          <w:rFonts w:ascii="Arial" w:eastAsia="Times New Roman" w:hAnsi="Arial" w:cs="Arial"/>
          <w:color w:val="1F2328"/>
          <w:kern w:val="0"/>
          <w:lang w:val="en-SE"/>
          <w14:ligatures w14:val="none"/>
        </w:rPr>
      </w:pPr>
      <w:moveTo w:id="241" w:author="Xiya Song" w:date="2025-12-19T16:48:00Z" w16du:dateUtc="2025-12-19T15:48:00Z">
        <w:del w:id="242" w:author="Xiya Song" w:date="2025-12-19T16:54:00Z" w16du:dateUtc="2025-12-19T15:54:00Z">
          <w:r w:rsidRPr="003C5E08" w:rsidDel="008A4F75">
            <w:rPr>
              <w:rFonts w:ascii="Arial" w:eastAsia="Times New Roman" w:hAnsi="Arial" w:cs="Arial"/>
              <w:b/>
              <w:bCs/>
              <w:color w:val="1F2328"/>
              <w:kern w:val="0"/>
              <w:lang w:val="en-SE"/>
              <w14:ligatures w14:val="none"/>
            </w:rPr>
            <w:delText>Neural Network (MLPClassifier):</w:delText>
          </w:r>
          <w:r w:rsidRPr="003C5E08" w:rsidDel="008A4F75">
            <w:rPr>
              <w:rFonts w:ascii="Arial" w:eastAsia="Times New Roman" w:hAnsi="Arial" w:cs="Arial"/>
              <w:color w:val="1F2328"/>
              <w:kern w:val="0"/>
              <w:lang w:val="en-SE"/>
              <w14:ligatures w14:val="none"/>
            </w:rPr>
            <w:delText> A Multi-Layer Perceptron from scikit-learn.</w:delText>
          </w:r>
        </w:del>
      </w:moveTo>
    </w:p>
    <w:p w14:paraId="5780B30C" w14:textId="11F319E0" w:rsidR="00A97762" w:rsidDel="00A97762" w:rsidRDefault="00A97762" w:rsidP="00A97762">
      <w:pPr>
        <w:shd w:val="clear" w:color="auto" w:fill="FFFFFF"/>
        <w:spacing w:before="100" w:beforeAutospacing="1" w:after="100" w:afterAutospacing="1" w:line="240" w:lineRule="auto"/>
        <w:jc w:val="both"/>
        <w:textAlignment w:val="top"/>
        <w:rPr>
          <w:del w:id="243" w:author="Xiya Song" w:date="2025-12-19T16:48:00Z" w16du:dateUtc="2025-12-19T15:48:00Z"/>
          <w:rFonts w:ascii="Arial" w:eastAsia="Times New Roman" w:hAnsi="Arial" w:cs="Arial"/>
          <w:color w:val="1F2328"/>
          <w:kern w:val="0"/>
          <w:lang w:val="en-SE"/>
          <w14:ligatures w14:val="none"/>
        </w:rPr>
      </w:pPr>
      <w:moveTo w:id="244" w:author="Xiya Song" w:date="2025-12-19T16:48:00Z" w16du:dateUtc="2025-12-19T15:48:00Z">
        <w:del w:id="245" w:author="Xiya Song" w:date="2025-12-19T16:54:00Z" w16du:dateUtc="2025-12-19T15:54:00Z">
          <w:r w:rsidRPr="003C5E08" w:rsidDel="008A4F75">
            <w:rPr>
              <w:rFonts w:ascii="Arial" w:eastAsia="Times New Roman" w:hAnsi="Arial" w:cs="Arial"/>
              <w:b/>
              <w:bCs/>
              <w:color w:val="1F2328"/>
              <w:kern w:val="0"/>
              <w:lang w:val="en-SE"/>
              <w14:ligatures w14:val="none"/>
            </w:rPr>
            <w:delText>Deep Neural Network (TensorFlow/Keras):</w:delText>
          </w:r>
          <w:r w:rsidRPr="003C5E08" w:rsidDel="008A4F75">
            <w:rPr>
              <w:rFonts w:ascii="Arial" w:eastAsia="Times New Roman" w:hAnsi="Arial" w:cs="Arial"/>
              <w:color w:val="1F2328"/>
              <w:kern w:val="0"/>
              <w:lang w:val="en-SE"/>
              <w14:ligatures w14:val="none"/>
            </w:rPr>
            <w:delText> (Implemented and tested separately on Google Colab).</w:delText>
          </w:r>
        </w:del>
      </w:moveTo>
    </w:p>
    <w:moveToRangeEnd w:id="219"/>
    <w:p w14:paraId="3F09FC4F" w14:textId="1A03DAB5" w:rsidR="003C5E08" w:rsidRPr="00A97762" w:rsidDel="008A4F75" w:rsidRDefault="003C5E08" w:rsidP="00A97762">
      <w:pPr>
        <w:numPr>
          <w:ilvl w:val="0"/>
          <w:numId w:val="12"/>
        </w:numPr>
        <w:shd w:val="clear" w:color="auto" w:fill="FFFFFF"/>
        <w:spacing w:before="60" w:after="100" w:afterAutospacing="1" w:line="240" w:lineRule="auto"/>
        <w:jc w:val="both"/>
        <w:textAlignment w:val="top"/>
        <w:rPr>
          <w:del w:id="246" w:author="Xiya Song" w:date="2025-12-19T16:54:00Z" w16du:dateUtc="2025-12-19T15:54:00Z"/>
          <w:rFonts w:ascii="Arial" w:eastAsia="Times New Roman" w:hAnsi="Arial" w:cs="Arial"/>
          <w:color w:val="1F2328"/>
          <w:kern w:val="0"/>
          <w:lang w:val="en-SE"/>
          <w14:ligatures w14:val="none"/>
        </w:rPr>
        <w:pPrChange w:id="247" w:author="Xiya Song" w:date="2025-12-19T16:48:00Z" w16du:dateUtc="2025-12-19T15:48:00Z">
          <w:pPr>
            <w:numPr>
              <w:numId w:val="11"/>
            </w:numPr>
            <w:shd w:val="clear" w:color="auto" w:fill="FFFFFF"/>
            <w:tabs>
              <w:tab w:val="num" w:pos="720"/>
            </w:tabs>
            <w:spacing w:before="60" w:after="100" w:afterAutospacing="1" w:line="240" w:lineRule="auto"/>
            <w:ind w:left="720" w:hanging="360"/>
            <w:jc w:val="both"/>
            <w:textAlignment w:val="top"/>
          </w:pPr>
        </w:pPrChange>
      </w:pPr>
    </w:p>
    <w:p w14:paraId="7D214A9F" w14:textId="4739D8FF" w:rsidR="003C5E08" w:rsidRPr="003C5E08" w:rsidDel="00A97762" w:rsidRDefault="003C5E08" w:rsidP="00A97762">
      <w:pPr>
        <w:shd w:val="clear" w:color="auto" w:fill="FFFFFF"/>
        <w:spacing w:before="60" w:after="100" w:afterAutospacing="1" w:line="240" w:lineRule="auto"/>
        <w:jc w:val="both"/>
        <w:textAlignment w:val="top"/>
        <w:rPr>
          <w:del w:id="248" w:author="Xiya Song" w:date="2025-12-19T16:49:00Z" w16du:dateUtc="2025-12-19T15:49:00Z"/>
          <w:rFonts w:ascii="Arial" w:eastAsia="Times New Roman" w:hAnsi="Arial" w:cs="Arial"/>
          <w:color w:val="1F2328"/>
          <w:kern w:val="0"/>
          <w:lang w:val="en-SE"/>
          <w14:ligatures w14:val="none"/>
        </w:rPr>
        <w:pPrChange w:id="249" w:author="Xiya Song" w:date="2025-12-19T16:48:00Z" w16du:dateUtc="2025-12-19T15:48:00Z">
          <w:pPr>
            <w:numPr>
              <w:numId w:val="11"/>
            </w:numPr>
            <w:shd w:val="clear" w:color="auto" w:fill="FFFFFF"/>
            <w:tabs>
              <w:tab w:val="num" w:pos="720"/>
            </w:tabs>
            <w:spacing w:before="60" w:after="100" w:afterAutospacing="1" w:line="240" w:lineRule="auto"/>
            <w:ind w:left="720" w:hanging="360"/>
            <w:jc w:val="both"/>
            <w:textAlignment w:val="top"/>
          </w:pPr>
        </w:pPrChange>
      </w:pPr>
      <w:del w:id="250" w:author="Xiya Song" w:date="2025-12-19T16:49:00Z" w16du:dateUtc="2025-12-19T15:49:00Z">
        <w:r w:rsidRPr="003C5E08" w:rsidDel="00A97762">
          <w:rPr>
            <w:rFonts w:ascii="Arial" w:eastAsia="Times New Roman" w:hAnsi="Arial" w:cs="Arial"/>
            <w:b/>
            <w:bCs/>
            <w:color w:val="1F2328"/>
            <w:kern w:val="0"/>
            <w:lang w:val="en-SE"/>
            <w14:ligatures w14:val="none"/>
          </w:rPr>
          <w:delText>Model Interpretation:</w:delText>
        </w:r>
        <w:r w:rsidRPr="003C5E08" w:rsidDel="00A97762">
          <w:rPr>
            <w:rFonts w:ascii="Arial" w:eastAsia="Times New Roman" w:hAnsi="Arial" w:cs="Arial"/>
            <w:color w:val="1F2328"/>
            <w:kern w:val="0"/>
            <w:lang w:val="en-SE"/>
            <w14:ligatures w14:val="none"/>
          </w:rPr>
          <w:delText> Application of SHAP values to explain model predictions.</w:delText>
        </w:r>
      </w:del>
    </w:p>
    <w:p w14:paraId="79AD079F" w14:textId="51218053" w:rsidR="00A97762" w:rsidRPr="008A4F75" w:rsidRDefault="003C5E08" w:rsidP="00A97762">
      <w:pPr>
        <w:shd w:val="clear" w:color="auto" w:fill="FFFFFF"/>
        <w:spacing w:before="60" w:after="100" w:afterAutospacing="1" w:line="240" w:lineRule="auto"/>
        <w:jc w:val="both"/>
        <w:textAlignment w:val="top"/>
        <w:rPr>
          <w:rFonts w:ascii="Arial" w:eastAsia="Times New Roman" w:hAnsi="Arial" w:cs="Arial"/>
          <w:color w:val="1F2328"/>
          <w:kern w:val="0"/>
          <w:lang w:val="en-US"/>
          <w14:ligatures w14:val="none"/>
          <w:rPrChange w:id="251" w:author="Xiya Song" w:date="2025-12-19T16:56:00Z" w16du:dateUtc="2025-12-19T15:56:00Z">
            <w:rPr>
              <w:rFonts w:ascii="Arial" w:eastAsia="Times New Roman" w:hAnsi="Arial" w:cs="Arial" w:hint="eastAsia"/>
              <w:color w:val="1F2328"/>
              <w:kern w:val="0"/>
              <w:lang w:val="en-SE"/>
              <w14:ligatures w14:val="none"/>
            </w:rPr>
          </w:rPrChange>
        </w:rPr>
        <w:pPrChange w:id="252" w:author="Xiya Song" w:date="2025-12-19T16:48:00Z" w16du:dateUtc="2025-12-19T15:48:00Z">
          <w:pPr>
            <w:numPr>
              <w:numId w:val="11"/>
            </w:numPr>
            <w:shd w:val="clear" w:color="auto" w:fill="FFFFFF"/>
            <w:tabs>
              <w:tab w:val="num" w:pos="720"/>
            </w:tabs>
            <w:spacing w:before="60" w:after="100" w:afterAutospacing="1" w:line="240" w:lineRule="auto"/>
            <w:ind w:left="720" w:hanging="360"/>
            <w:jc w:val="both"/>
            <w:textAlignment w:val="top"/>
          </w:pPr>
        </w:pPrChange>
      </w:pPr>
      <w:del w:id="253" w:author="Xiya Song" w:date="2025-12-19T16:56:00Z" w16du:dateUtc="2025-12-19T15:56:00Z">
        <w:r w:rsidRPr="003C5E08" w:rsidDel="008A4F75">
          <w:rPr>
            <w:rFonts w:ascii="Arial" w:eastAsia="Times New Roman" w:hAnsi="Arial" w:cs="Arial"/>
            <w:b/>
            <w:bCs/>
            <w:color w:val="1F2328"/>
            <w:kern w:val="0"/>
            <w:lang w:val="en-SE"/>
            <w14:ligatures w14:val="none"/>
          </w:rPr>
          <w:delText>Accessibility Wrapping:</w:delText>
        </w:r>
        <w:r w:rsidRPr="003C5E08" w:rsidDel="008A4F75">
          <w:rPr>
            <w:rFonts w:ascii="Arial" w:eastAsia="Times New Roman" w:hAnsi="Arial" w:cs="Arial"/>
            <w:color w:val="1F2328"/>
            <w:kern w:val="0"/>
            <w:lang w:val="en-SE"/>
            <w14:ligatures w14:val="none"/>
          </w:rPr>
          <w:delText> Development of an interactive Streamlit web application.</w:delText>
        </w:r>
      </w:del>
    </w:p>
    <w:p w14:paraId="774ABAAB" w14:textId="7C346C67" w:rsidR="003C5E08" w:rsidRPr="003C5E08" w:rsidDel="00A97762" w:rsidRDefault="003C5E08" w:rsidP="003C5E08">
      <w:pPr>
        <w:shd w:val="clear" w:color="auto" w:fill="FFFFFF"/>
        <w:spacing w:before="100" w:beforeAutospacing="1" w:after="100" w:afterAutospacing="1" w:line="240" w:lineRule="auto"/>
        <w:jc w:val="both"/>
        <w:textAlignment w:val="top"/>
        <w:rPr>
          <w:moveFrom w:id="254" w:author="Xiya Song" w:date="2025-12-19T16:48:00Z" w16du:dateUtc="2025-12-19T15:48:00Z"/>
          <w:rFonts w:ascii="Arial" w:eastAsia="Times New Roman" w:hAnsi="Arial" w:cs="Arial"/>
          <w:color w:val="1F2328"/>
          <w:kern w:val="0"/>
          <w:lang w:val="en-SE"/>
          <w14:ligatures w14:val="none"/>
        </w:rPr>
      </w:pPr>
      <w:moveFromRangeStart w:id="255" w:author="Xiya Song" w:date="2025-12-19T16:48:00Z" w:name="move217055347"/>
      <w:moveFrom w:id="256" w:author="Xiya Song" w:date="2025-12-19T16:48:00Z" w16du:dateUtc="2025-12-19T15:48:00Z">
        <w:r w:rsidRPr="003C5E08" w:rsidDel="00A97762">
          <w:rPr>
            <w:rFonts w:ascii="Arial" w:eastAsia="Times New Roman" w:hAnsi="Arial" w:cs="Arial"/>
            <w:b/>
            <w:bCs/>
            <w:color w:val="1F2328"/>
            <w:kern w:val="0"/>
            <w:lang w:val="en-SE"/>
            <w14:ligatures w14:val="none"/>
          </w:rPr>
          <w:t>Models:</w:t>
        </w:r>
        <w:r w:rsidRPr="003C5E08" w:rsidDel="00A97762">
          <w:rPr>
            <w:rFonts w:ascii="Arial" w:eastAsia="Times New Roman" w:hAnsi="Arial" w:cs="Arial"/>
            <w:color w:val="1F2328"/>
            <w:kern w:val="0"/>
            <w:lang w:val="en-SE"/>
            <w14:ligatures w14:val="none"/>
          </w:rPr>
          <w:t> The following machine learning models were implemented and evaluated:</w:t>
        </w:r>
      </w:moveFrom>
    </w:p>
    <w:p w14:paraId="08E8206C" w14:textId="6A010960" w:rsidR="003C5E08" w:rsidRPr="003C5E08" w:rsidDel="00A97762" w:rsidRDefault="003C5E08" w:rsidP="003C5E08">
      <w:pPr>
        <w:numPr>
          <w:ilvl w:val="0"/>
          <w:numId w:val="12"/>
        </w:numPr>
        <w:shd w:val="clear" w:color="auto" w:fill="FFFFFF"/>
        <w:spacing w:before="100" w:beforeAutospacing="1" w:after="100" w:afterAutospacing="1" w:line="240" w:lineRule="auto"/>
        <w:jc w:val="both"/>
        <w:textAlignment w:val="top"/>
        <w:rPr>
          <w:moveFrom w:id="257" w:author="Xiya Song" w:date="2025-12-19T16:48:00Z" w16du:dateUtc="2025-12-19T15:48:00Z"/>
          <w:rFonts w:ascii="Arial" w:eastAsia="Times New Roman" w:hAnsi="Arial" w:cs="Arial"/>
          <w:color w:val="1F2328"/>
          <w:kern w:val="0"/>
          <w:lang w:val="en-SE"/>
          <w14:ligatures w14:val="none"/>
        </w:rPr>
      </w:pPr>
      <w:moveFrom w:id="258" w:author="Xiya Song" w:date="2025-12-19T16:48:00Z" w16du:dateUtc="2025-12-19T15:48:00Z">
        <w:r w:rsidRPr="003C5E08" w:rsidDel="00A97762">
          <w:rPr>
            <w:rFonts w:ascii="Arial" w:eastAsia="Times New Roman" w:hAnsi="Arial" w:cs="Arial"/>
            <w:b/>
            <w:bCs/>
            <w:color w:val="1F2328"/>
            <w:kern w:val="0"/>
            <w:lang w:val="en-SE"/>
            <w14:ligatures w14:val="none"/>
          </w:rPr>
          <w:t>Logistic Regression:</w:t>
        </w:r>
        <w:r w:rsidRPr="003C5E08" w:rsidDel="00A97762">
          <w:rPr>
            <w:rFonts w:ascii="Arial" w:eastAsia="Times New Roman" w:hAnsi="Arial" w:cs="Arial"/>
            <w:color w:val="1F2328"/>
            <w:kern w:val="0"/>
            <w:lang w:val="en-SE"/>
            <w14:ligatures w14:val="none"/>
          </w:rPr>
          <w:t> A linear model serving as a baseline.</w:t>
        </w:r>
      </w:moveFrom>
    </w:p>
    <w:p w14:paraId="4C307646" w14:textId="2DB30E6B" w:rsidR="003C5E08" w:rsidRPr="003C5E08" w:rsidDel="00A97762" w:rsidRDefault="003C5E08" w:rsidP="003C5E08">
      <w:pPr>
        <w:numPr>
          <w:ilvl w:val="0"/>
          <w:numId w:val="12"/>
        </w:numPr>
        <w:shd w:val="clear" w:color="auto" w:fill="FFFFFF"/>
        <w:spacing w:before="60" w:after="100" w:afterAutospacing="1" w:line="240" w:lineRule="auto"/>
        <w:jc w:val="both"/>
        <w:textAlignment w:val="top"/>
        <w:rPr>
          <w:moveFrom w:id="259" w:author="Xiya Song" w:date="2025-12-19T16:48:00Z" w16du:dateUtc="2025-12-19T15:48:00Z"/>
          <w:rFonts w:ascii="Arial" w:eastAsia="Times New Roman" w:hAnsi="Arial" w:cs="Arial"/>
          <w:color w:val="1F2328"/>
          <w:kern w:val="0"/>
          <w:lang w:val="en-SE"/>
          <w14:ligatures w14:val="none"/>
        </w:rPr>
      </w:pPr>
      <w:moveFrom w:id="260" w:author="Xiya Song" w:date="2025-12-19T16:48:00Z" w16du:dateUtc="2025-12-19T15:48:00Z">
        <w:r w:rsidRPr="003C5E08" w:rsidDel="00A97762">
          <w:rPr>
            <w:rFonts w:ascii="Arial" w:eastAsia="Times New Roman" w:hAnsi="Arial" w:cs="Arial"/>
            <w:b/>
            <w:bCs/>
            <w:color w:val="1F2328"/>
            <w:kern w:val="0"/>
            <w:lang w:val="en-SE"/>
            <w14:ligatures w14:val="none"/>
          </w:rPr>
          <w:t>Random Forest:</w:t>
        </w:r>
        <w:r w:rsidRPr="003C5E08" w:rsidDel="00A97762">
          <w:rPr>
            <w:rFonts w:ascii="Arial" w:eastAsia="Times New Roman" w:hAnsi="Arial" w:cs="Arial"/>
            <w:color w:val="1F2328"/>
            <w:kern w:val="0"/>
            <w:lang w:val="en-SE"/>
            <w14:ligatures w14:val="none"/>
          </w:rPr>
          <w:t> An ensemble tree-based model.</w:t>
        </w:r>
      </w:moveFrom>
    </w:p>
    <w:p w14:paraId="7A362741" w14:textId="6887B9F0" w:rsidR="003C5E08" w:rsidRPr="003C5E08" w:rsidDel="00A97762" w:rsidRDefault="003C5E08" w:rsidP="003C5E08">
      <w:pPr>
        <w:numPr>
          <w:ilvl w:val="0"/>
          <w:numId w:val="12"/>
        </w:numPr>
        <w:shd w:val="clear" w:color="auto" w:fill="FFFFFF"/>
        <w:spacing w:before="60" w:after="100" w:afterAutospacing="1" w:line="240" w:lineRule="auto"/>
        <w:jc w:val="both"/>
        <w:textAlignment w:val="top"/>
        <w:rPr>
          <w:moveFrom w:id="261" w:author="Xiya Song" w:date="2025-12-19T16:48:00Z" w16du:dateUtc="2025-12-19T15:48:00Z"/>
          <w:rFonts w:ascii="Arial" w:eastAsia="Times New Roman" w:hAnsi="Arial" w:cs="Arial"/>
          <w:color w:val="1F2328"/>
          <w:kern w:val="0"/>
          <w:lang w:val="en-SE"/>
          <w14:ligatures w14:val="none"/>
        </w:rPr>
      </w:pPr>
      <w:moveFrom w:id="262" w:author="Xiya Song" w:date="2025-12-19T16:48:00Z" w16du:dateUtc="2025-12-19T15:48:00Z">
        <w:r w:rsidRPr="003C5E08" w:rsidDel="00A97762">
          <w:rPr>
            <w:rFonts w:ascii="Arial" w:eastAsia="Times New Roman" w:hAnsi="Arial" w:cs="Arial"/>
            <w:b/>
            <w:bCs/>
            <w:color w:val="1F2328"/>
            <w:kern w:val="0"/>
            <w:lang w:val="en-SE"/>
            <w14:ligatures w14:val="none"/>
          </w:rPr>
          <w:t>Decision Tree:</w:t>
        </w:r>
        <w:r w:rsidRPr="003C5E08" w:rsidDel="00A97762">
          <w:rPr>
            <w:rFonts w:ascii="Arial" w:eastAsia="Times New Roman" w:hAnsi="Arial" w:cs="Arial"/>
            <w:color w:val="1F2328"/>
            <w:kern w:val="0"/>
            <w:lang w:val="en-SE"/>
            <w14:ligatures w14:val="none"/>
          </w:rPr>
          <w:t> A single tree-based model.</w:t>
        </w:r>
      </w:moveFrom>
    </w:p>
    <w:p w14:paraId="0A8CE1ED" w14:textId="66018F32" w:rsidR="003C5E08" w:rsidRPr="003C5E08" w:rsidDel="00A97762" w:rsidRDefault="003C5E08" w:rsidP="003C5E08">
      <w:pPr>
        <w:numPr>
          <w:ilvl w:val="0"/>
          <w:numId w:val="12"/>
        </w:numPr>
        <w:shd w:val="clear" w:color="auto" w:fill="FFFFFF"/>
        <w:spacing w:before="60" w:after="100" w:afterAutospacing="1" w:line="240" w:lineRule="auto"/>
        <w:jc w:val="both"/>
        <w:textAlignment w:val="top"/>
        <w:rPr>
          <w:moveFrom w:id="263" w:author="Xiya Song" w:date="2025-12-19T16:48:00Z" w16du:dateUtc="2025-12-19T15:48:00Z"/>
          <w:rFonts w:ascii="Arial" w:eastAsia="Times New Roman" w:hAnsi="Arial" w:cs="Arial"/>
          <w:color w:val="1F2328"/>
          <w:kern w:val="0"/>
          <w:lang w:val="en-SE"/>
          <w14:ligatures w14:val="none"/>
        </w:rPr>
      </w:pPr>
      <w:moveFrom w:id="264" w:author="Xiya Song" w:date="2025-12-19T16:48:00Z" w16du:dateUtc="2025-12-19T15:48:00Z">
        <w:r w:rsidRPr="003C5E08" w:rsidDel="00A97762">
          <w:rPr>
            <w:rFonts w:ascii="Arial" w:eastAsia="Times New Roman" w:hAnsi="Arial" w:cs="Arial"/>
            <w:b/>
            <w:bCs/>
            <w:color w:val="1F2328"/>
            <w:kern w:val="0"/>
            <w:lang w:val="en-SE"/>
            <w14:ligatures w14:val="none"/>
          </w:rPr>
          <w:t>Support Vector Machine (SVM):</w:t>
        </w:r>
        <w:r w:rsidRPr="003C5E08" w:rsidDel="00A97762">
          <w:rPr>
            <w:rFonts w:ascii="Arial" w:eastAsia="Times New Roman" w:hAnsi="Arial" w:cs="Arial"/>
            <w:color w:val="1F2328"/>
            <w:kern w:val="0"/>
            <w:lang w:val="en-SE"/>
            <w14:ligatures w14:val="none"/>
          </w:rPr>
          <w:t> With a linear kernel.</w:t>
        </w:r>
      </w:moveFrom>
    </w:p>
    <w:p w14:paraId="59C3F792" w14:textId="16C343B1" w:rsidR="003C5E08" w:rsidRPr="003C5E08" w:rsidDel="00A97762" w:rsidRDefault="003C5E08" w:rsidP="003C5E08">
      <w:pPr>
        <w:numPr>
          <w:ilvl w:val="0"/>
          <w:numId w:val="12"/>
        </w:numPr>
        <w:shd w:val="clear" w:color="auto" w:fill="FFFFFF"/>
        <w:spacing w:before="60" w:after="100" w:afterAutospacing="1" w:line="240" w:lineRule="auto"/>
        <w:jc w:val="both"/>
        <w:textAlignment w:val="top"/>
        <w:rPr>
          <w:moveFrom w:id="265" w:author="Xiya Song" w:date="2025-12-19T16:48:00Z" w16du:dateUtc="2025-12-19T15:48:00Z"/>
          <w:rFonts w:ascii="Arial" w:eastAsia="Times New Roman" w:hAnsi="Arial" w:cs="Arial"/>
          <w:color w:val="1F2328"/>
          <w:kern w:val="0"/>
          <w:lang w:val="en-SE"/>
          <w14:ligatures w14:val="none"/>
        </w:rPr>
      </w:pPr>
      <w:moveFrom w:id="266" w:author="Xiya Song" w:date="2025-12-19T16:48:00Z" w16du:dateUtc="2025-12-19T15:48:00Z">
        <w:r w:rsidRPr="003C5E08" w:rsidDel="00A97762">
          <w:rPr>
            <w:rFonts w:ascii="Arial" w:eastAsia="Times New Roman" w:hAnsi="Arial" w:cs="Arial"/>
            <w:b/>
            <w:bCs/>
            <w:color w:val="1F2328"/>
            <w:kern w:val="0"/>
            <w:lang w:val="en-SE"/>
            <w14:ligatures w14:val="none"/>
          </w:rPr>
          <w:t>Neural Network (MLPClassifier):</w:t>
        </w:r>
        <w:r w:rsidRPr="003C5E08" w:rsidDel="00A97762">
          <w:rPr>
            <w:rFonts w:ascii="Arial" w:eastAsia="Times New Roman" w:hAnsi="Arial" w:cs="Arial"/>
            <w:color w:val="1F2328"/>
            <w:kern w:val="0"/>
            <w:lang w:val="en-SE"/>
            <w14:ligatures w14:val="none"/>
          </w:rPr>
          <w:t> A Multi-Layer Perceptron from scikit-learn.</w:t>
        </w:r>
      </w:moveFrom>
    </w:p>
    <w:p w14:paraId="4DFD77E7" w14:textId="02431D27" w:rsidR="003C5E08" w:rsidRPr="003C5E08" w:rsidDel="00A97762" w:rsidRDefault="003C5E08" w:rsidP="003C5E08">
      <w:pPr>
        <w:numPr>
          <w:ilvl w:val="0"/>
          <w:numId w:val="12"/>
        </w:numPr>
        <w:shd w:val="clear" w:color="auto" w:fill="FFFFFF"/>
        <w:spacing w:before="60" w:after="100" w:afterAutospacing="1" w:line="240" w:lineRule="auto"/>
        <w:jc w:val="both"/>
        <w:textAlignment w:val="top"/>
        <w:rPr>
          <w:moveFrom w:id="267" w:author="Xiya Song" w:date="2025-12-19T16:48:00Z" w16du:dateUtc="2025-12-19T15:48:00Z"/>
          <w:rFonts w:ascii="Arial" w:eastAsia="Times New Roman" w:hAnsi="Arial" w:cs="Arial"/>
          <w:color w:val="1F2328"/>
          <w:kern w:val="0"/>
          <w:lang w:val="en-SE"/>
          <w14:ligatures w14:val="none"/>
        </w:rPr>
      </w:pPr>
      <w:moveFrom w:id="268" w:author="Xiya Song" w:date="2025-12-19T16:48:00Z" w16du:dateUtc="2025-12-19T15:48:00Z">
        <w:r w:rsidRPr="003C5E08" w:rsidDel="00A97762">
          <w:rPr>
            <w:rFonts w:ascii="Arial" w:eastAsia="Times New Roman" w:hAnsi="Arial" w:cs="Arial"/>
            <w:b/>
            <w:bCs/>
            <w:color w:val="1F2328"/>
            <w:kern w:val="0"/>
            <w:lang w:val="en-SE"/>
            <w14:ligatures w14:val="none"/>
          </w:rPr>
          <w:t>Deep Neural Network (TensorFlow/Keras):</w:t>
        </w:r>
        <w:r w:rsidRPr="003C5E08" w:rsidDel="00A97762">
          <w:rPr>
            <w:rFonts w:ascii="Arial" w:eastAsia="Times New Roman" w:hAnsi="Arial" w:cs="Arial"/>
            <w:color w:val="1F2328"/>
            <w:kern w:val="0"/>
            <w:lang w:val="en-SE"/>
            <w14:ligatures w14:val="none"/>
          </w:rPr>
          <w:t> (Implemented and tested separately on Google Colab).</w:t>
        </w:r>
      </w:moveFrom>
    </w:p>
    <w:moveFromRangeEnd w:id="255"/>
    <w:p w14:paraId="0FEDA6EC" w14:textId="7237A022" w:rsidR="003C5E08" w:rsidRPr="003C5E08" w:rsidDel="00A97762" w:rsidRDefault="003C5E08" w:rsidP="003C5E08">
      <w:pPr>
        <w:shd w:val="clear" w:color="auto" w:fill="FFFFFF"/>
        <w:spacing w:before="100" w:beforeAutospacing="1" w:after="100" w:afterAutospacing="1" w:line="240" w:lineRule="auto"/>
        <w:jc w:val="both"/>
        <w:textAlignment w:val="top"/>
        <w:rPr>
          <w:del w:id="269" w:author="Xiya Song" w:date="2025-12-19T16:49:00Z" w16du:dateUtc="2025-12-19T15:49:00Z"/>
          <w:rFonts w:ascii="Arial" w:eastAsia="Times New Roman" w:hAnsi="Arial" w:cs="Arial"/>
          <w:color w:val="1F2328"/>
          <w:kern w:val="0"/>
          <w:lang w:val="en-SE"/>
          <w14:ligatures w14:val="none"/>
        </w:rPr>
      </w:pPr>
      <w:del w:id="270" w:author="Xiya Song" w:date="2025-12-19T16:49:00Z" w16du:dateUtc="2025-12-19T15:49:00Z">
        <w:r w:rsidRPr="003C5E08" w:rsidDel="00A97762">
          <w:rPr>
            <w:rFonts w:ascii="Arial" w:eastAsia="Times New Roman" w:hAnsi="Arial" w:cs="Arial"/>
            <w:b/>
            <w:bCs/>
            <w:color w:val="1F2328"/>
            <w:kern w:val="0"/>
            <w:lang w:val="en-SE"/>
            <w14:ligatures w14:val="none"/>
          </w:rPr>
          <w:delText>Evaluation Metrics:</w:delText>
        </w:r>
        <w:r w:rsidRPr="003C5E08" w:rsidDel="00A97762">
          <w:rPr>
            <w:rFonts w:ascii="Arial" w:eastAsia="Times New Roman" w:hAnsi="Arial" w:cs="Arial"/>
            <w:color w:val="1F2328"/>
            <w:kern w:val="0"/>
            <w:lang w:val="en-SE"/>
            <w14:ligatures w14:val="none"/>
          </w:rPr>
          <w:delText> Model performance was assessed using:</w:delText>
        </w:r>
      </w:del>
    </w:p>
    <w:p w14:paraId="2B296295" w14:textId="2EF54185" w:rsidR="003C5E08" w:rsidRPr="003C5E08" w:rsidDel="00A97762" w:rsidRDefault="003C5E08" w:rsidP="003C5E08">
      <w:pPr>
        <w:numPr>
          <w:ilvl w:val="0"/>
          <w:numId w:val="13"/>
        </w:numPr>
        <w:shd w:val="clear" w:color="auto" w:fill="FFFFFF"/>
        <w:spacing w:before="100" w:beforeAutospacing="1" w:after="100" w:afterAutospacing="1" w:line="240" w:lineRule="auto"/>
        <w:jc w:val="both"/>
        <w:textAlignment w:val="top"/>
        <w:rPr>
          <w:del w:id="271" w:author="Xiya Song" w:date="2025-12-19T16:49:00Z" w16du:dateUtc="2025-12-19T15:49:00Z"/>
          <w:rFonts w:ascii="Arial" w:eastAsia="Times New Roman" w:hAnsi="Arial" w:cs="Arial"/>
          <w:color w:val="1F2328"/>
          <w:kern w:val="0"/>
          <w:lang w:val="en-SE"/>
          <w14:ligatures w14:val="none"/>
        </w:rPr>
      </w:pPr>
      <w:del w:id="272" w:author="Xiya Song" w:date="2025-12-19T16:49:00Z" w16du:dateUtc="2025-12-19T15:49:00Z">
        <w:r w:rsidRPr="003C5E08" w:rsidDel="00A97762">
          <w:rPr>
            <w:rFonts w:ascii="Arial" w:eastAsia="Times New Roman" w:hAnsi="Arial" w:cs="Arial"/>
            <w:b/>
            <w:bCs/>
            <w:color w:val="1F2328"/>
            <w:kern w:val="0"/>
            <w:lang w:val="en-SE"/>
            <w14:ligatures w14:val="none"/>
          </w:rPr>
          <w:delText>Classification Report:</w:delText>
        </w:r>
        <w:r w:rsidRPr="003C5E08" w:rsidDel="00A97762">
          <w:rPr>
            <w:rFonts w:ascii="Arial" w:eastAsia="Times New Roman" w:hAnsi="Arial" w:cs="Arial"/>
            <w:color w:val="1F2328"/>
            <w:kern w:val="0"/>
            <w:lang w:val="en-SE"/>
            <w14:ligatures w14:val="none"/>
          </w:rPr>
          <w:delText> Providing precision, recall, F1-score, and support for each class.</w:delText>
        </w:r>
      </w:del>
    </w:p>
    <w:p w14:paraId="6DB7C678" w14:textId="79BC98A3" w:rsidR="003C5E08" w:rsidRPr="003C5E08" w:rsidDel="00A97762" w:rsidRDefault="003C5E08" w:rsidP="003C5E08">
      <w:pPr>
        <w:numPr>
          <w:ilvl w:val="0"/>
          <w:numId w:val="13"/>
        </w:numPr>
        <w:shd w:val="clear" w:color="auto" w:fill="FFFFFF"/>
        <w:spacing w:before="60" w:after="100" w:afterAutospacing="1" w:line="240" w:lineRule="auto"/>
        <w:jc w:val="both"/>
        <w:textAlignment w:val="top"/>
        <w:rPr>
          <w:del w:id="273" w:author="Xiya Song" w:date="2025-12-19T16:49:00Z" w16du:dateUtc="2025-12-19T15:49:00Z"/>
          <w:rFonts w:ascii="Arial" w:eastAsia="Times New Roman" w:hAnsi="Arial" w:cs="Arial"/>
          <w:color w:val="1F2328"/>
          <w:kern w:val="0"/>
          <w:lang w:val="en-SE"/>
          <w14:ligatures w14:val="none"/>
        </w:rPr>
      </w:pPr>
      <w:del w:id="274" w:author="Xiya Song" w:date="2025-12-19T16:49:00Z" w16du:dateUtc="2025-12-19T15:49:00Z">
        <w:r w:rsidRPr="003C5E08" w:rsidDel="00A97762">
          <w:rPr>
            <w:rFonts w:ascii="Arial" w:eastAsia="Times New Roman" w:hAnsi="Arial" w:cs="Arial"/>
            <w:b/>
            <w:bCs/>
            <w:color w:val="1F2328"/>
            <w:kern w:val="0"/>
            <w:lang w:val="en-SE"/>
            <w14:ligatures w14:val="none"/>
          </w:rPr>
          <w:delText>ROC AUC Score:</w:delText>
        </w:r>
        <w:r w:rsidRPr="003C5E08" w:rsidDel="00A97762">
          <w:rPr>
            <w:rFonts w:ascii="Arial" w:eastAsia="Times New Roman" w:hAnsi="Arial" w:cs="Arial"/>
            <w:color w:val="1F2328"/>
            <w:kern w:val="0"/>
            <w:lang w:val="en-SE"/>
            <w14:ligatures w14:val="none"/>
          </w:rPr>
          <w:delText> Area Under the Receiver Operating Characteristic curve, calculated as macro-average for multi-class problems.</w:delText>
        </w:r>
      </w:del>
    </w:p>
    <w:p w14:paraId="3E45C95A" w14:textId="10D7E4B8" w:rsidR="003C5E08" w:rsidRPr="003C5E08" w:rsidDel="00A97762" w:rsidRDefault="003C5E08" w:rsidP="003C5E08">
      <w:pPr>
        <w:numPr>
          <w:ilvl w:val="0"/>
          <w:numId w:val="13"/>
        </w:numPr>
        <w:shd w:val="clear" w:color="auto" w:fill="FFFFFF"/>
        <w:spacing w:before="60" w:after="100" w:afterAutospacing="1" w:line="240" w:lineRule="auto"/>
        <w:jc w:val="both"/>
        <w:textAlignment w:val="top"/>
        <w:rPr>
          <w:del w:id="275" w:author="Xiya Song" w:date="2025-12-19T16:49:00Z" w16du:dateUtc="2025-12-19T15:49:00Z"/>
          <w:rFonts w:ascii="Arial" w:eastAsia="Times New Roman" w:hAnsi="Arial" w:cs="Arial"/>
          <w:color w:val="1F2328"/>
          <w:kern w:val="0"/>
          <w:lang w:val="en-SE"/>
          <w14:ligatures w14:val="none"/>
        </w:rPr>
      </w:pPr>
      <w:del w:id="276" w:author="Xiya Song" w:date="2025-12-19T16:49:00Z" w16du:dateUtc="2025-12-19T15:49:00Z">
        <w:r w:rsidRPr="003C5E08" w:rsidDel="00A97762">
          <w:rPr>
            <w:rFonts w:ascii="Arial" w:eastAsia="Times New Roman" w:hAnsi="Arial" w:cs="Arial"/>
            <w:b/>
            <w:bCs/>
            <w:color w:val="1F2328"/>
            <w:kern w:val="0"/>
            <w:lang w:val="en-SE"/>
            <w14:ligatures w14:val="none"/>
          </w:rPr>
          <w:delText>Confusion Matrix:</w:delText>
        </w:r>
        <w:r w:rsidRPr="003C5E08" w:rsidDel="00A97762">
          <w:rPr>
            <w:rFonts w:ascii="Arial" w:eastAsia="Times New Roman" w:hAnsi="Arial" w:cs="Arial"/>
            <w:color w:val="1F2328"/>
            <w:kern w:val="0"/>
            <w:lang w:val="en-SE"/>
            <w14:ligatures w14:val="none"/>
          </w:rPr>
          <w:delText> Visualizing true vs. predicted labels.</w:delText>
        </w:r>
      </w:del>
    </w:p>
    <w:p w14:paraId="164A60C8" w14:textId="6927FB5C" w:rsidR="003C5E08" w:rsidRPr="003C5E08" w:rsidDel="00A97762" w:rsidRDefault="003C5E08" w:rsidP="003C5E08">
      <w:pPr>
        <w:numPr>
          <w:ilvl w:val="0"/>
          <w:numId w:val="13"/>
        </w:numPr>
        <w:shd w:val="clear" w:color="auto" w:fill="FFFFFF"/>
        <w:spacing w:before="60" w:after="100" w:afterAutospacing="1" w:line="240" w:lineRule="auto"/>
        <w:jc w:val="both"/>
        <w:textAlignment w:val="top"/>
        <w:rPr>
          <w:del w:id="277" w:author="Xiya Song" w:date="2025-12-19T16:49:00Z" w16du:dateUtc="2025-12-19T15:49:00Z"/>
          <w:rFonts w:ascii="Arial" w:eastAsia="Times New Roman" w:hAnsi="Arial" w:cs="Arial"/>
          <w:color w:val="1F2328"/>
          <w:kern w:val="0"/>
          <w:lang w:val="en-SE"/>
          <w14:ligatures w14:val="none"/>
        </w:rPr>
      </w:pPr>
      <w:del w:id="278" w:author="Xiya Song" w:date="2025-12-19T16:49:00Z" w16du:dateUtc="2025-12-19T15:49:00Z">
        <w:r w:rsidRPr="003C5E08" w:rsidDel="00A97762">
          <w:rPr>
            <w:rFonts w:ascii="Arial" w:eastAsia="Times New Roman" w:hAnsi="Arial" w:cs="Arial"/>
            <w:b/>
            <w:bCs/>
            <w:color w:val="1F2328"/>
            <w:kern w:val="0"/>
            <w:lang w:val="en-SE"/>
            <w14:ligatures w14:val="none"/>
          </w:rPr>
          <w:delText>SHAP Values:</w:delText>
        </w:r>
        <w:r w:rsidRPr="003C5E08" w:rsidDel="00A97762">
          <w:rPr>
            <w:rFonts w:ascii="Arial" w:eastAsia="Times New Roman" w:hAnsi="Arial" w:cs="Arial"/>
            <w:color w:val="1F2328"/>
            <w:kern w:val="0"/>
            <w:lang w:val="en-SE"/>
            <w14:ligatures w14:val="none"/>
          </w:rPr>
          <w:delText> Explaining individual feature contributions to predictions.</w:delText>
        </w:r>
      </w:del>
    </w:p>
    <w:p w14:paraId="3E6F9F64" w14:textId="77777777" w:rsidR="003C5E08" w:rsidRDefault="003C5E08" w:rsidP="003C5E08">
      <w:pPr>
        <w:shd w:val="clear" w:color="auto" w:fill="FFFFFF"/>
        <w:spacing w:before="100" w:beforeAutospacing="1" w:after="100" w:afterAutospacing="1" w:line="240" w:lineRule="auto"/>
        <w:jc w:val="both"/>
        <w:textAlignment w:val="top"/>
        <w:outlineLvl w:val="1"/>
        <w:rPr>
          <w:ins w:id="279" w:author="Xiya Song" w:date="2025-12-19T16:44:00Z" w16du:dateUtc="2025-12-19T15:44:00Z"/>
          <w:rFonts w:ascii="Arial" w:eastAsia="Times New Roman" w:hAnsi="Arial" w:cs="Arial"/>
          <w:b/>
          <w:bCs/>
          <w:color w:val="1F2328"/>
          <w:kern w:val="0"/>
          <w:sz w:val="28"/>
          <w:szCs w:val="28"/>
          <w:lang w:val="en-SE"/>
          <w14:ligatures w14:val="none"/>
        </w:rPr>
      </w:pPr>
      <w:r w:rsidRPr="003C5E08">
        <w:rPr>
          <w:rFonts w:ascii="Arial" w:eastAsia="Times New Roman" w:hAnsi="Arial" w:cs="Arial"/>
          <w:b/>
          <w:bCs/>
          <w:color w:val="1F2328"/>
          <w:kern w:val="0"/>
          <w:sz w:val="28"/>
          <w:szCs w:val="28"/>
          <w:lang w:val="en-SE"/>
          <w14:ligatures w14:val="none"/>
        </w:rPr>
        <w:t>Results</w:t>
      </w:r>
    </w:p>
    <w:p w14:paraId="1F0D302B" w14:textId="41535236" w:rsidR="00A97762" w:rsidRPr="00447EBD" w:rsidRDefault="00A97762" w:rsidP="003C5E08">
      <w:pPr>
        <w:shd w:val="clear" w:color="auto" w:fill="FFFFFF"/>
        <w:spacing w:before="100" w:beforeAutospacing="1" w:after="100" w:afterAutospacing="1" w:line="240" w:lineRule="auto"/>
        <w:jc w:val="both"/>
        <w:textAlignment w:val="top"/>
        <w:outlineLvl w:val="1"/>
        <w:rPr>
          <w:ins w:id="280" w:author="Xiya Song" w:date="2025-12-19T16:44:00Z" w16du:dateUtc="2025-12-19T15:44:00Z"/>
          <w:rFonts w:ascii="Arial" w:eastAsia="Times New Roman" w:hAnsi="Arial" w:cs="Arial"/>
          <w:b/>
          <w:bCs/>
          <w:color w:val="1F2328"/>
          <w:kern w:val="0"/>
          <w:lang w:val="en-SE"/>
          <w14:ligatures w14:val="none"/>
          <w:rPrChange w:id="281" w:author="Xiya Song" w:date="2025-12-19T17:21:00Z" w16du:dateUtc="2025-12-19T16:21:00Z">
            <w:rPr>
              <w:ins w:id="282" w:author="Xiya Song" w:date="2025-12-19T16:44:00Z" w16du:dateUtc="2025-12-19T15:44:00Z"/>
              <w:rFonts w:ascii="Arial" w:eastAsia="Times New Roman" w:hAnsi="Arial" w:cs="Arial"/>
              <w:b/>
              <w:bCs/>
              <w:color w:val="1F2328"/>
              <w:kern w:val="0"/>
              <w:sz w:val="28"/>
              <w:szCs w:val="28"/>
              <w:lang w:val="en-SE"/>
              <w14:ligatures w14:val="none"/>
            </w:rPr>
          </w:rPrChange>
        </w:rPr>
      </w:pPr>
      <w:ins w:id="283" w:author="Xiya Song" w:date="2025-12-19T16:44:00Z" w16du:dateUtc="2025-12-19T15:44:00Z">
        <w:r w:rsidRPr="00447EBD">
          <w:rPr>
            <w:rFonts w:ascii="Arial" w:eastAsia="Times New Roman" w:hAnsi="Arial" w:cs="Arial"/>
            <w:b/>
            <w:bCs/>
            <w:color w:val="1F2328"/>
            <w:kern w:val="0"/>
            <w:lang w:val="en-SE"/>
            <w14:ligatures w14:val="none"/>
            <w:rPrChange w:id="284" w:author="Xiya Song" w:date="2025-12-19T17:21:00Z" w16du:dateUtc="2025-12-19T16:21:00Z">
              <w:rPr>
                <w:rFonts w:ascii="Arial" w:eastAsia="Times New Roman" w:hAnsi="Arial" w:cs="Arial"/>
                <w:b/>
                <w:bCs/>
                <w:color w:val="1F2328"/>
                <w:kern w:val="0"/>
                <w:sz w:val="28"/>
                <w:szCs w:val="28"/>
                <w:lang w:val="en-SE"/>
                <w14:ligatures w14:val="none"/>
              </w:rPr>
            </w:rPrChange>
          </w:rPr>
          <w:lastRenderedPageBreak/>
          <w:t xml:space="preserve">PCA </w:t>
        </w:r>
      </w:ins>
      <w:ins w:id="285" w:author="Xiya Song" w:date="2025-12-19T16:45:00Z" w16du:dateUtc="2025-12-19T15:45:00Z">
        <w:r w:rsidRPr="00447EBD">
          <w:rPr>
            <w:rFonts w:ascii="Arial" w:eastAsia="Times New Roman" w:hAnsi="Arial" w:cs="Arial"/>
            <w:b/>
            <w:bCs/>
            <w:color w:val="1F2328"/>
            <w:kern w:val="0"/>
            <w:lang w:val="en-SE"/>
            <w14:ligatures w14:val="none"/>
            <w:rPrChange w:id="286" w:author="Xiya Song" w:date="2025-12-19T17:21:00Z" w16du:dateUtc="2025-12-19T16:21:00Z">
              <w:rPr>
                <w:rFonts w:ascii="Arial" w:eastAsia="Times New Roman" w:hAnsi="Arial" w:cs="Arial"/>
                <w:b/>
                <w:bCs/>
                <w:color w:val="1F2328"/>
                <w:kern w:val="0"/>
                <w:sz w:val="28"/>
                <w:szCs w:val="28"/>
                <w:lang w:val="en-SE"/>
                <w14:ligatures w14:val="none"/>
              </w:rPr>
            </w:rPrChange>
          </w:rPr>
          <w:t>for data distributions</w:t>
        </w:r>
      </w:ins>
    </w:p>
    <w:p w14:paraId="2C49AFAD" w14:textId="77777777" w:rsidR="00A97762" w:rsidRPr="003C5E08" w:rsidRDefault="00A97762" w:rsidP="00A97762">
      <w:pPr>
        <w:shd w:val="clear" w:color="auto" w:fill="FFFFFF"/>
        <w:spacing w:before="100" w:beforeAutospacing="1" w:after="100" w:afterAutospacing="1" w:line="240" w:lineRule="auto"/>
        <w:jc w:val="both"/>
        <w:textAlignment w:val="top"/>
        <w:rPr>
          <w:ins w:id="287" w:author="Xiya Song" w:date="2025-12-19T16:44:00Z" w16du:dateUtc="2025-12-19T15:44:00Z"/>
          <w:rFonts w:ascii="Arial" w:eastAsia="Times New Roman" w:hAnsi="Arial" w:cs="Arial"/>
          <w:color w:val="1F2328"/>
          <w:kern w:val="0"/>
          <w:lang w:val="en-SE"/>
          <w14:ligatures w14:val="none"/>
        </w:rPr>
      </w:pPr>
      <w:ins w:id="288" w:author="Xiya Song" w:date="2025-12-19T16:44:00Z" w16du:dateUtc="2025-12-19T15:44:00Z">
        <w:r w:rsidRPr="003C5E08">
          <w:rPr>
            <w:rFonts w:ascii="Arial" w:eastAsia="Times New Roman" w:hAnsi="Arial" w:cs="Arial"/>
            <w:color w:val="1F2328"/>
            <w:kern w:val="0"/>
            <w:lang w:val="en-SE"/>
            <w14:ligatures w14:val="none"/>
          </w:rPr>
          <w:t>Initial exploratory data analysis</w:t>
        </w:r>
        <w:r>
          <w:rPr>
            <w:rFonts w:ascii="Arial" w:eastAsia="Times New Roman" w:hAnsi="Arial" w:cs="Arial"/>
            <w:color w:val="1F2328"/>
            <w:kern w:val="0"/>
            <w:lang w:val="en-SE"/>
            <w14:ligatures w14:val="none"/>
          </w:rPr>
          <w:t xml:space="preserve"> </w:t>
        </w:r>
        <w:r w:rsidRPr="003C5E08">
          <w:rPr>
            <w:rFonts w:ascii="Arial" w:eastAsia="Times New Roman" w:hAnsi="Arial" w:cs="Arial"/>
            <w:color w:val="1F2328"/>
            <w:kern w:val="0"/>
            <w:lang w:val="en-SE"/>
            <w14:ligatures w14:val="none"/>
          </w:rPr>
          <w:t>included checking for missing values and basic descriptive statistics. Principal Component Analysis (PCA) was extensively used to visualize data distributions and assess sample quality.</w:t>
        </w:r>
      </w:ins>
    </w:p>
    <w:p w14:paraId="21E53892" w14:textId="08467E8A" w:rsidR="00A97762" w:rsidRPr="003C5E08" w:rsidRDefault="00A97762" w:rsidP="00A97762">
      <w:pPr>
        <w:shd w:val="clear" w:color="auto" w:fill="FFFFFF"/>
        <w:spacing w:beforeAutospacing="1" w:after="0" w:afterAutospacing="1" w:line="240" w:lineRule="auto"/>
        <w:jc w:val="both"/>
        <w:textAlignment w:val="top"/>
        <w:rPr>
          <w:ins w:id="289" w:author="Xiya Song" w:date="2025-12-19T16:44:00Z" w16du:dateUtc="2025-12-19T15:44:00Z"/>
          <w:rFonts w:ascii="Arial" w:eastAsia="Times New Roman" w:hAnsi="Arial" w:cs="Arial"/>
          <w:color w:val="1F2328"/>
          <w:kern w:val="0"/>
          <w:lang w:val="en-SE"/>
          <w14:ligatures w14:val="none"/>
        </w:rPr>
      </w:pPr>
      <w:ins w:id="290" w:author="Xiya Song" w:date="2025-12-19T16:44:00Z" w16du:dateUtc="2025-12-19T15:44:00Z">
        <w:r w:rsidRPr="003C5E08">
          <w:rPr>
            <w:rFonts w:ascii="Arial" w:eastAsia="Times New Roman" w:hAnsi="Arial" w:cs="Arial"/>
            <w:color w:val="1F2328"/>
            <w:kern w:val="0"/>
            <w:lang w:val="en-SE"/>
            <w14:ligatures w14:val="none"/>
          </w:rPr>
          <w:t>Initial PCA plot (</w:t>
        </w:r>
      </w:ins>
      <w:ins w:id="291" w:author="Xiya Song" w:date="2025-12-19T16:50:00Z" w16du:dateUtc="2025-12-19T15:50:00Z">
        <w:r w:rsidRPr="00A97762">
          <w:rPr>
            <w:rFonts w:ascii="Arial" w:eastAsia="Times New Roman" w:hAnsi="Arial" w:cs="Arial"/>
            <w:b/>
            <w:bCs/>
            <w:color w:val="1F2328"/>
            <w:kern w:val="0"/>
            <w:lang w:val="en-SE"/>
            <w14:ligatures w14:val="none"/>
            <w:rPrChange w:id="292" w:author="Xiya Song" w:date="2025-12-19T16:50:00Z" w16du:dateUtc="2025-12-19T15:50:00Z">
              <w:rPr>
                <w:rFonts w:ascii="Arial" w:eastAsia="Times New Roman" w:hAnsi="Arial" w:cs="Arial"/>
                <w:color w:val="1F2328"/>
                <w:kern w:val="0"/>
                <w:lang w:val="en-SE"/>
                <w14:ligatures w14:val="none"/>
              </w:rPr>
            </w:rPrChange>
          </w:rPr>
          <w:t xml:space="preserve">Figure </w:t>
        </w:r>
      </w:ins>
      <w:ins w:id="293" w:author="Xiya Song" w:date="2025-12-19T17:45:00Z" w16du:dateUtc="2025-12-19T16:45:00Z">
        <w:r w:rsidR="008E30AF">
          <w:rPr>
            <w:rFonts w:ascii="Arial" w:eastAsia="Times New Roman" w:hAnsi="Arial" w:cs="Arial"/>
            <w:b/>
            <w:bCs/>
            <w:color w:val="1F2328"/>
            <w:kern w:val="0"/>
            <w:lang w:val="en-SE"/>
            <w14:ligatures w14:val="none"/>
          </w:rPr>
          <w:t>2</w:t>
        </w:r>
      </w:ins>
      <w:ins w:id="294" w:author="Xiya Song" w:date="2025-12-19T16:44:00Z" w16du:dateUtc="2025-12-19T15:44:00Z">
        <w:r w:rsidRPr="003C5E08">
          <w:rPr>
            <w:rFonts w:ascii="Arial" w:eastAsia="Times New Roman" w:hAnsi="Arial" w:cs="Arial"/>
            <w:color w:val="1F2328"/>
            <w:kern w:val="0"/>
            <w:lang w:val="en-SE"/>
            <w14:ligatures w14:val="none"/>
          </w:rPr>
          <w:t>) consistently showed clear separation of samples based on disease condition (DCM, HCM, NFD). To ensure that this separation was due to biological signal rather than technical artifacts or confounding factors, further PCA plots were generated, colored by metadata attributes such as sex and race.</w:t>
        </w:r>
      </w:ins>
    </w:p>
    <w:p w14:paraId="2F6BFA9D" w14:textId="71B7FFC5" w:rsidR="00A97762" w:rsidRDefault="00A97762" w:rsidP="00A97762">
      <w:pPr>
        <w:shd w:val="clear" w:color="auto" w:fill="FFFFFF"/>
        <w:spacing w:before="100" w:beforeAutospacing="1" w:after="100" w:afterAutospacing="1" w:line="240" w:lineRule="auto"/>
        <w:jc w:val="both"/>
        <w:textAlignment w:val="top"/>
        <w:outlineLvl w:val="1"/>
        <w:rPr>
          <w:ins w:id="295" w:author="Xiya Song" w:date="2025-12-19T16:44:00Z" w16du:dateUtc="2025-12-19T15:44:00Z"/>
          <w:rFonts w:ascii="Arial" w:eastAsia="Times New Roman" w:hAnsi="Arial" w:cs="Arial"/>
          <w:color w:val="1F2328"/>
          <w:kern w:val="0"/>
          <w:lang w:val="en-SE"/>
          <w14:ligatures w14:val="none"/>
        </w:rPr>
      </w:pPr>
      <w:ins w:id="296" w:author="Xiya Song" w:date="2025-12-19T16:44:00Z" w16du:dateUtc="2025-12-19T15:44:00Z">
        <w:r w:rsidRPr="003C5E08">
          <w:rPr>
            <w:rFonts w:ascii="Arial" w:eastAsia="Times New Roman" w:hAnsi="Arial" w:cs="Arial"/>
            <w:color w:val="1F2328"/>
            <w:kern w:val="0"/>
            <w:lang w:val="en-SE"/>
            <w14:ligatures w14:val="none"/>
          </w:rPr>
          <w:t>These investigations confirmed that samples did </w:t>
        </w:r>
        <w:r w:rsidRPr="003C5E08">
          <w:rPr>
            <w:rFonts w:ascii="Arial" w:eastAsia="Times New Roman" w:hAnsi="Arial" w:cs="Arial"/>
            <w:b/>
            <w:bCs/>
            <w:color w:val="1F2328"/>
            <w:kern w:val="0"/>
            <w:lang w:val="en-SE"/>
            <w14:ligatures w14:val="none"/>
          </w:rPr>
          <w:t>not</w:t>
        </w:r>
        <w:r w:rsidRPr="003C5E08">
          <w:rPr>
            <w:rFonts w:ascii="Arial" w:eastAsia="Times New Roman" w:hAnsi="Arial" w:cs="Arial"/>
            <w:color w:val="1F2328"/>
            <w:kern w:val="0"/>
            <w:lang w:val="en-SE"/>
            <w14:ligatures w14:val="none"/>
          </w:rPr>
          <w:t> cluster significantly by sex or race, indicating that these factors were not major drivers of variance in the dataset and suggesting the absence of strong batch effects related to these demographic variables. This validated that the observed separation in PCA was primarily driven by the biological differences between the disease states.</w:t>
        </w:r>
      </w:ins>
    </w:p>
    <w:p w14:paraId="4247A061" w14:textId="77777777" w:rsidR="00A97762" w:rsidRDefault="00A97762" w:rsidP="00A97762">
      <w:pPr>
        <w:keepNext/>
        <w:shd w:val="clear" w:color="auto" w:fill="FFFFFF"/>
        <w:spacing w:before="100" w:beforeAutospacing="1" w:after="100" w:afterAutospacing="1" w:line="240" w:lineRule="auto"/>
        <w:jc w:val="both"/>
        <w:textAlignment w:val="top"/>
        <w:outlineLvl w:val="1"/>
        <w:rPr>
          <w:ins w:id="297" w:author="Xiya Song" w:date="2025-12-19T16:51:00Z" w16du:dateUtc="2025-12-19T15:51:00Z"/>
        </w:rPr>
        <w:pPrChange w:id="298" w:author="Xiya Song" w:date="2025-12-19T16:51:00Z" w16du:dateUtc="2025-12-19T15:51:00Z">
          <w:pPr>
            <w:shd w:val="clear" w:color="auto" w:fill="FFFFFF"/>
            <w:spacing w:before="100" w:beforeAutospacing="1" w:after="100" w:afterAutospacing="1" w:line="240" w:lineRule="auto"/>
            <w:jc w:val="both"/>
            <w:textAlignment w:val="top"/>
            <w:outlineLvl w:val="1"/>
          </w:pPr>
        </w:pPrChange>
      </w:pPr>
      <w:ins w:id="299" w:author="Xiya Song" w:date="2025-12-19T16:44:00Z" w16du:dateUtc="2025-12-19T15:44:00Z">
        <w:r>
          <w:rPr>
            <w:rFonts w:ascii="Arial" w:eastAsia="Times New Roman" w:hAnsi="Arial" w:cs="Arial"/>
            <w:noProof/>
            <w:color w:val="1F2328"/>
            <w:kern w:val="0"/>
            <w:lang w:val="en-SE"/>
          </w:rPr>
          <w:drawing>
            <wp:inline distT="0" distB="0" distL="0" distR="0" wp14:anchorId="07AFB4C4" wp14:editId="395538A3">
              <wp:extent cx="5731510" cy="4585335"/>
              <wp:effectExtent l="0" t="0" r="0" b="0"/>
              <wp:docPr id="1571486285" name="Picture 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8061" name="Picture 1" descr="A graph with many colored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ins>
    </w:p>
    <w:p w14:paraId="65DD0D4D" w14:textId="199B44FD" w:rsidR="00A97762" w:rsidRPr="00B619A5" w:rsidRDefault="00A97762" w:rsidP="00A97762">
      <w:pPr>
        <w:pStyle w:val="Caption"/>
        <w:jc w:val="center"/>
        <w:rPr>
          <w:rFonts w:ascii="Arial" w:eastAsia="Times New Roman" w:hAnsi="Arial" w:cs="Arial"/>
          <w:b/>
          <w:bCs/>
          <w:i w:val="0"/>
          <w:iCs w:val="0"/>
          <w:color w:val="1F2328"/>
          <w:kern w:val="0"/>
          <w:sz w:val="40"/>
          <w:szCs w:val="40"/>
          <w:lang w:val="en-SE"/>
          <w14:ligatures w14:val="none"/>
          <w:rPrChange w:id="300" w:author="Xiya Song" w:date="2025-12-19T17:17:00Z" w16du:dateUtc="2025-12-19T16:17:00Z">
            <w:rPr>
              <w:rFonts w:ascii="Arial" w:eastAsia="Times New Roman" w:hAnsi="Arial" w:cs="Arial"/>
              <w:b/>
              <w:bCs/>
              <w:color w:val="1F2328"/>
              <w:kern w:val="0"/>
              <w:sz w:val="28"/>
              <w:szCs w:val="28"/>
              <w:lang w:val="en-SE"/>
              <w14:ligatures w14:val="none"/>
            </w:rPr>
          </w:rPrChange>
        </w:rPr>
        <w:pPrChange w:id="301" w:author="Xiya Song" w:date="2025-12-19T16:51:00Z" w16du:dateUtc="2025-12-19T15:51:00Z">
          <w:pPr>
            <w:shd w:val="clear" w:color="auto" w:fill="FFFFFF"/>
            <w:spacing w:before="100" w:beforeAutospacing="1" w:after="100" w:afterAutospacing="1" w:line="240" w:lineRule="auto"/>
            <w:jc w:val="both"/>
            <w:textAlignment w:val="top"/>
            <w:outlineLvl w:val="1"/>
          </w:pPr>
        </w:pPrChange>
      </w:pPr>
      <w:ins w:id="302" w:author="Xiya Song" w:date="2025-12-19T16:51:00Z" w16du:dateUtc="2025-12-19T15:51:00Z">
        <w:r w:rsidRPr="00B619A5">
          <w:rPr>
            <w:b/>
            <w:bCs/>
            <w:i w:val="0"/>
            <w:iCs w:val="0"/>
            <w:sz w:val="22"/>
            <w:szCs w:val="22"/>
            <w:rPrChange w:id="303" w:author="Xiya Song" w:date="2025-12-19T17:17:00Z" w16du:dateUtc="2025-12-19T16:17:00Z">
              <w:rPr/>
            </w:rPrChange>
          </w:rPr>
          <w:t xml:space="preserve">Figure </w:t>
        </w:r>
        <w:r w:rsidRPr="00B619A5">
          <w:rPr>
            <w:b/>
            <w:bCs/>
            <w:i w:val="0"/>
            <w:iCs w:val="0"/>
            <w:sz w:val="22"/>
            <w:szCs w:val="22"/>
            <w:rPrChange w:id="304" w:author="Xiya Song" w:date="2025-12-19T17:17:00Z" w16du:dateUtc="2025-12-19T16:17:00Z">
              <w:rPr/>
            </w:rPrChange>
          </w:rPr>
          <w:fldChar w:fldCharType="begin"/>
        </w:r>
        <w:r w:rsidRPr="00B619A5">
          <w:rPr>
            <w:b/>
            <w:bCs/>
            <w:i w:val="0"/>
            <w:iCs w:val="0"/>
            <w:sz w:val="22"/>
            <w:szCs w:val="22"/>
            <w:rPrChange w:id="305" w:author="Xiya Song" w:date="2025-12-19T17:17:00Z" w16du:dateUtc="2025-12-19T16:17:00Z">
              <w:rPr/>
            </w:rPrChange>
          </w:rPr>
          <w:instrText xml:space="preserve"> SEQ Figure \* ARABIC </w:instrText>
        </w:r>
      </w:ins>
      <w:r w:rsidRPr="00B619A5">
        <w:rPr>
          <w:b/>
          <w:bCs/>
          <w:i w:val="0"/>
          <w:iCs w:val="0"/>
          <w:sz w:val="22"/>
          <w:szCs w:val="22"/>
          <w:rPrChange w:id="306" w:author="Xiya Song" w:date="2025-12-19T17:17:00Z" w16du:dateUtc="2025-12-19T16:17:00Z">
            <w:rPr/>
          </w:rPrChange>
        </w:rPr>
        <w:fldChar w:fldCharType="separate"/>
      </w:r>
      <w:ins w:id="307" w:author="Xiya Song" w:date="2025-12-19T18:19:00Z" w16du:dateUtc="2025-12-19T17:19:00Z">
        <w:r w:rsidR="001B71A8">
          <w:rPr>
            <w:b/>
            <w:bCs/>
            <w:i w:val="0"/>
            <w:iCs w:val="0"/>
            <w:noProof/>
            <w:sz w:val="22"/>
            <w:szCs w:val="22"/>
          </w:rPr>
          <w:t>2</w:t>
        </w:r>
      </w:ins>
      <w:ins w:id="308" w:author="Xiya Song" w:date="2025-12-19T16:51:00Z" w16du:dateUtc="2025-12-19T15:51:00Z">
        <w:r w:rsidRPr="00B619A5">
          <w:rPr>
            <w:b/>
            <w:bCs/>
            <w:i w:val="0"/>
            <w:iCs w:val="0"/>
            <w:sz w:val="22"/>
            <w:szCs w:val="22"/>
            <w:rPrChange w:id="309" w:author="Xiya Song" w:date="2025-12-19T17:17:00Z" w16du:dateUtc="2025-12-19T16:17:00Z">
              <w:rPr/>
            </w:rPrChange>
          </w:rPr>
          <w:fldChar w:fldCharType="end"/>
        </w:r>
      </w:ins>
      <w:ins w:id="310" w:author="Xiya Song" w:date="2025-12-19T17:16:00Z" w16du:dateUtc="2025-12-19T16:16:00Z">
        <w:r w:rsidR="00B619A5" w:rsidRPr="00B619A5">
          <w:rPr>
            <w:b/>
            <w:bCs/>
            <w:i w:val="0"/>
            <w:iCs w:val="0"/>
            <w:sz w:val="22"/>
            <w:szCs w:val="22"/>
            <w:rPrChange w:id="311" w:author="Xiya Song" w:date="2025-12-19T17:17:00Z" w16du:dateUtc="2025-12-19T16:17:00Z">
              <w:rPr>
                <w:b/>
                <w:bCs/>
                <w:sz w:val="22"/>
                <w:szCs w:val="22"/>
              </w:rPr>
            </w:rPrChange>
          </w:rPr>
          <w:t>. PCA for the general distr</w:t>
        </w:r>
      </w:ins>
      <w:ins w:id="312" w:author="Xiya Song" w:date="2025-12-19T17:17:00Z" w16du:dateUtc="2025-12-19T16:17:00Z">
        <w:r w:rsidR="00B619A5" w:rsidRPr="00B619A5">
          <w:rPr>
            <w:b/>
            <w:bCs/>
            <w:i w:val="0"/>
            <w:iCs w:val="0"/>
            <w:sz w:val="22"/>
            <w:szCs w:val="22"/>
            <w:rPrChange w:id="313" w:author="Xiya Song" w:date="2025-12-19T17:17:00Z" w16du:dateUtc="2025-12-19T16:17:00Z">
              <w:rPr>
                <w:b/>
                <w:bCs/>
                <w:sz w:val="22"/>
                <w:szCs w:val="22"/>
              </w:rPr>
            </w:rPrChange>
          </w:rPr>
          <w:t>i</w:t>
        </w:r>
      </w:ins>
      <w:ins w:id="314" w:author="Xiya Song" w:date="2025-12-19T17:16:00Z" w16du:dateUtc="2025-12-19T16:16:00Z">
        <w:r w:rsidR="00B619A5" w:rsidRPr="00B619A5">
          <w:rPr>
            <w:b/>
            <w:bCs/>
            <w:i w:val="0"/>
            <w:iCs w:val="0"/>
            <w:sz w:val="22"/>
            <w:szCs w:val="22"/>
            <w:rPrChange w:id="315" w:author="Xiya Song" w:date="2025-12-19T17:17:00Z" w16du:dateUtc="2025-12-19T16:17:00Z">
              <w:rPr>
                <w:b/>
                <w:bCs/>
                <w:sz w:val="22"/>
                <w:szCs w:val="22"/>
              </w:rPr>
            </w:rPrChange>
          </w:rPr>
          <w:t xml:space="preserve">bution of the data included in </w:t>
        </w:r>
      </w:ins>
      <w:ins w:id="316" w:author="Xiya Song" w:date="2025-12-19T17:17:00Z" w16du:dateUtc="2025-12-19T16:17:00Z">
        <w:r w:rsidR="00B619A5" w:rsidRPr="00B619A5">
          <w:rPr>
            <w:b/>
            <w:bCs/>
            <w:i w:val="0"/>
            <w:iCs w:val="0"/>
            <w:sz w:val="22"/>
            <w:szCs w:val="22"/>
            <w:rPrChange w:id="317" w:author="Xiya Song" w:date="2025-12-19T17:17:00Z" w16du:dateUtc="2025-12-19T16:17:00Z">
              <w:rPr>
                <w:b/>
                <w:bCs/>
                <w:sz w:val="22"/>
                <w:szCs w:val="22"/>
              </w:rPr>
            </w:rPrChange>
          </w:rPr>
          <w:t>the study.</w:t>
        </w:r>
      </w:ins>
    </w:p>
    <w:p w14:paraId="5B4284C9" w14:textId="77777777" w:rsidR="003C5E08" w:rsidRPr="003C5E08" w:rsidRDefault="003C5E08" w:rsidP="003C5E08">
      <w:pPr>
        <w:shd w:val="clear" w:color="auto" w:fill="FFFFFF"/>
        <w:spacing w:before="100" w:beforeAutospacing="1" w:after="100" w:afterAutospacing="1" w:line="240" w:lineRule="auto"/>
        <w:jc w:val="both"/>
        <w:textAlignment w:val="top"/>
        <w:outlineLvl w:val="2"/>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Differential Expression Analysis (Binary: Control vs. DCM)</w:t>
      </w:r>
    </w:p>
    <w:p w14:paraId="21ECFB79" w14:textId="18CDB057" w:rsidR="003C5E08" w:rsidRDefault="003C5E08" w:rsidP="003C5E08">
      <w:pPr>
        <w:shd w:val="clear" w:color="auto" w:fill="FFFFFF"/>
        <w:spacing w:beforeAutospacing="1" w:after="0" w:afterAutospacing="1" w:line="240" w:lineRule="auto"/>
        <w:jc w:val="both"/>
        <w:textAlignment w:val="top"/>
        <w:rPr>
          <w:ins w:id="318" w:author="Xiya Song" w:date="2025-12-19T17:18:00Z" w16du:dateUtc="2025-12-19T16:18:00Z"/>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Differential Expression Analysis (DEG) was performed using DESeq2 (R package)</w:t>
      </w:r>
      <w:ins w:id="319" w:author="Xiya Song" w:date="2025-12-19T17:05:00Z" w16du:dateUtc="2025-12-19T16:05:00Z">
        <w:r w:rsidR="00B61530">
          <w:rPr>
            <w:rFonts w:ascii="Arial" w:eastAsia="Times New Roman" w:hAnsi="Arial" w:cs="Arial"/>
            <w:color w:val="1F2328"/>
            <w:kern w:val="0"/>
            <w:lang w:val="en-SE"/>
            <w14:ligatures w14:val="none"/>
          </w:rPr>
          <w:t>,</w:t>
        </w:r>
      </w:ins>
      <w:r w:rsidRPr="003C5E08">
        <w:rPr>
          <w:rFonts w:ascii="Arial" w:eastAsia="Times New Roman" w:hAnsi="Arial" w:cs="Arial"/>
          <w:color w:val="1F2328"/>
          <w:kern w:val="0"/>
          <w:lang w:val="en-SE"/>
          <w14:ligatures w14:val="none"/>
        </w:rPr>
        <w:t xml:space="preserve"> comparing Non-Failing Donors (Control) against Dilated Cardiomyopathy (DCM). The </w:t>
      </w:r>
      <w:r w:rsidRPr="003C5E08">
        <w:rPr>
          <w:rFonts w:ascii="Arial" w:eastAsia="Times New Roman" w:hAnsi="Arial" w:cs="Arial"/>
          <w:color w:val="1F2328"/>
          <w:kern w:val="0"/>
          <w:lang w:val="en-SE"/>
          <w14:ligatures w14:val="none"/>
        </w:rPr>
        <w:lastRenderedPageBreak/>
        <w:t>analysis identified genes significantly up- or down-regulated between these two groups. The results were saved in DEG_results.csv, and a volcano plot (volcano_plot.png) was generated, with the top 10 most significant genes labeled with their gene symbols.</w:t>
      </w:r>
    </w:p>
    <w:p w14:paraId="14E4DF01" w14:textId="77777777" w:rsidR="00B619A5" w:rsidRDefault="00B619A5" w:rsidP="00B619A5">
      <w:pPr>
        <w:pStyle w:val="NormalWeb"/>
        <w:spacing w:before="0" w:beforeAutospacing="0"/>
        <w:jc w:val="both"/>
        <w:rPr>
          <w:ins w:id="320" w:author="Xiya Song" w:date="2025-12-19T17:19:00Z" w16du:dateUtc="2025-12-19T16:19:00Z"/>
          <w:rFonts w:ascii="Arial" w:hAnsi="Arial" w:cs="Arial"/>
        </w:rPr>
        <w:pPrChange w:id="321" w:author="Xiya Song" w:date="2025-12-19T17:19:00Z" w16du:dateUtc="2025-12-19T16:19:00Z">
          <w:pPr>
            <w:pStyle w:val="NormalWeb"/>
            <w:spacing w:before="0" w:beforeAutospacing="0"/>
          </w:pPr>
        </w:pPrChange>
      </w:pPr>
      <w:ins w:id="322" w:author="Xiya Song" w:date="2025-12-19T17:18:00Z" w16du:dateUtc="2025-12-19T16:18:00Z">
        <w:r>
          <w:rPr>
            <w:rFonts w:ascii="Arial" w:hAnsi="Arial" w:cs="Arial"/>
          </w:rPr>
          <w:t xml:space="preserve">We analyzed the differential gene expression between DCM patients and Non-Failing Donors to identify key molecular alterations. </w:t>
        </w:r>
      </w:ins>
      <w:ins w:id="323" w:author="Xiya Song" w:date="2025-12-19T17:05:00Z" w16du:dateUtc="2025-12-19T16:05:00Z">
        <w:r w:rsidR="00B61530">
          <w:rPr>
            <w:rFonts w:ascii="Arial" w:hAnsi="Arial" w:cs="Arial"/>
            <w:color w:val="1F2328"/>
          </w:rPr>
          <w:t xml:space="preserve">As </w:t>
        </w:r>
        <w:r w:rsidR="00B61530" w:rsidRPr="00B61530">
          <w:rPr>
            <w:rFonts w:ascii="Arial" w:hAnsi="Arial" w:cs="Arial"/>
            <w:b/>
            <w:bCs/>
            <w:color w:val="1F2328"/>
            <w:rPrChange w:id="324" w:author="Xiya Song" w:date="2025-12-19T17:05:00Z" w16du:dateUtc="2025-12-19T16:05:00Z">
              <w:rPr>
                <w:rFonts w:ascii="Arial" w:hAnsi="Arial" w:cs="Arial"/>
                <w:color w:val="1F2328"/>
              </w:rPr>
            </w:rPrChange>
          </w:rPr>
          <w:t>Figure 2</w:t>
        </w:r>
        <w:r w:rsidR="00B61530">
          <w:rPr>
            <w:rFonts w:ascii="Arial" w:hAnsi="Arial" w:cs="Arial"/>
            <w:color w:val="1F2328"/>
          </w:rPr>
          <w:t xml:space="preserve"> shows, </w:t>
        </w:r>
      </w:ins>
      <w:ins w:id="325" w:author="Xiya Song" w:date="2025-12-19T17:19:00Z" w16du:dateUtc="2025-12-19T16:19:00Z">
        <w:r>
          <w:rPr>
            <w:rFonts w:ascii="Arial" w:hAnsi="Arial" w:cs="Arial"/>
          </w:rPr>
          <w:t xml:space="preserve">Genes on the right side of the plot showed significantly increased expression in DCM tissues. </w:t>
        </w:r>
        <w:r>
          <w:rPr>
            <w:rFonts w:ascii="Arial" w:hAnsi="Arial" w:cs="Arial"/>
            <w:i/>
            <w:iCs/>
          </w:rPr>
          <w:t>SMOC2</w:t>
        </w:r>
        <w:r>
          <w:rPr>
            <w:rFonts w:ascii="Arial" w:hAnsi="Arial" w:cs="Arial"/>
          </w:rPr>
          <w:t xml:space="preserve"> emerged as the most significantly upregulated gene. Other top candidates included </w:t>
        </w:r>
        <w:r>
          <w:rPr>
            <w:rFonts w:ascii="Arial" w:hAnsi="Arial" w:cs="Arial"/>
            <w:i/>
            <w:iCs/>
          </w:rPr>
          <w:t>FNDC1</w:t>
        </w:r>
        <w:r>
          <w:rPr>
            <w:rFonts w:ascii="Arial" w:hAnsi="Arial" w:cs="Arial"/>
          </w:rPr>
          <w:t xml:space="preserve">, </w:t>
        </w:r>
        <w:r>
          <w:rPr>
            <w:rFonts w:ascii="Arial" w:hAnsi="Arial" w:cs="Arial"/>
            <w:i/>
            <w:iCs/>
          </w:rPr>
          <w:t>FRZB</w:t>
        </w:r>
        <w:r>
          <w:rPr>
            <w:rFonts w:ascii="Arial" w:hAnsi="Arial" w:cs="Arial"/>
          </w:rPr>
          <w:t xml:space="preserve">, </w:t>
        </w:r>
        <w:r>
          <w:rPr>
            <w:rFonts w:ascii="Arial" w:hAnsi="Arial" w:cs="Arial"/>
            <w:i/>
            <w:iCs/>
          </w:rPr>
          <w:t>FREM1</w:t>
        </w:r>
        <w:r>
          <w:rPr>
            <w:rFonts w:ascii="Arial" w:hAnsi="Arial" w:cs="Arial"/>
          </w:rPr>
          <w:t xml:space="preserve">, </w:t>
        </w:r>
        <w:r>
          <w:rPr>
            <w:rFonts w:ascii="Arial" w:hAnsi="Arial" w:cs="Arial"/>
            <w:i/>
            <w:iCs/>
          </w:rPr>
          <w:t>TRIL</w:t>
        </w:r>
        <w:r>
          <w:rPr>
            <w:rFonts w:ascii="Arial" w:hAnsi="Arial" w:cs="Arial"/>
          </w:rPr>
          <w:t xml:space="preserve">, and </w:t>
        </w:r>
        <w:r>
          <w:rPr>
            <w:rFonts w:ascii="Arial" w:hAnsi="Arial" w:cs="Arial"/>
            <w:i/>
            <w:iCs/>
          </w:rPr>
          <w:t>SEZ6L</w:t>
        </w:r>
        <w:r>
          <w:rPr>
            <w:rFonts w:ascii="Arial" w:hAnsi="Arial" w:cs="Arial"/>
          </w:rPr>
          <w:t xml:space="preserve">, suggesting their potential involvement in disease progression. Genes on the left side demonstrated significantly reduced expression in DCM. The most prominent downregulated genes were </w:t>
        </w:r>
        <w:r>
          <w:rPr>
            <w:rFonts w:ascii="Arial" w:hAnsi="Arial" w:cs="Arial"/>
            <w:i/>
            <w:iCs/>
          </w:rPr>
          <w:t>IL1RL1</w:t>
        </w:r>
        <w:r>
          <w:rPr>
            <w:rFonts w:ascii="Arial" w:hAnsi="Arial" w:cs="Arial"/>
          </w:rPr>
          <w:t xml:space="preserve"> (ST2) and </w:t>
        </w:r>
        <w:r>
          <w:rPr>
            <w:rFonts w:ascii="Arial" w:hAnsi="Arial" w:cs="Arial"/>
            <w:i/>
            <w:iCs/>
          </w:rPr>
          <w:t>SERPINA3</w:t>
        </w:r>
        <w:r>
          <w:rPr>
            <w:rFonts w:ascii="Arial" w:hAnsi="Arial" w:cs="Arial"/>
          </w:rPr>
          <w:t xml:space="preserve">. Additionally, members of the Lipocalin family, specifically </w:t>
        </w:r>
        <w:r>
          <w:rPr>
            <w:rFonts w:ascii="Arial" w:hAnsi="Arial" w:cs="Arial"/>
            <w:i/>
            <w:iCs/>
          </w:rPr>
          <w:t>LCN6</w:t>
        </w:r>
        <w:r>
          <w:rPr>
            <w:rFonts w:ascii="Arial" w:hAnsi="Arial" w:cs="Arial"/>
          </w:rPr>
          <w:t xml:space="preserve"> and </w:t>
        </w:r>
        <w:r>
          <w:rPr>
            <w:rFonts w:ascii="Arial" w:hAnsi="Arial" w:cs="Arial"/>
            <w:i/>
            <w:iCs/>
          </w:rPr>
          <w:t>LCN10</w:t>
        </w:r>
        <w:r>
          <w:rPr>
            <w:rFonts w:ascii="Arial" w:hAnsi="Arial" w:cs="Arial"/>
          </w:rPr>
          <w:t>, showed a significant decrease in expression levels.</w:t>
        </w:r>
      </w:ins>
    </w:p>
    <w:p w14:paraId="6DDEC90A" w14:textId="2B4BED06" w:rsidR="00B61530" w:rsidRPr="00447EBD" w:rsidRDefault="00B61530" w:rsidP="00B619A5">
      <w:pPr>
        <w:pStyle w:val="NormalWeb"/>
        <w:spacing w:before="0" w:beforeAutospacing="0"/>
        <w:rPr>
          <w:rFonts w:ascii="Arial" w:hAnsi="Arial" w:cs="Arial"/>
          <w:lang w:val="en-US"/>
          <w:rPrChange w:id="326" w:author="Xiya Song" w:date="2025-12-19T17:21:00Z" w16du:dateUtc="2025-12-19T16:21:00Z">
            <w:rPr>
              <w:rFonts w:ascii="Arial" w:eastAsia="Times New Roman" w:hAnsi="Arial" w:cs="Arial" w:hint="eastAsia"/>
              <w:color w:val="1F2328"/>
              <w:kern w:val="0"/>
              <w:lang w:val="en-SE"/>
              <w14:ligatures w14:val="none"/>
            </w:rPr>
          </w:rPrChange>
        </w:rPr>
        <w:pPrChange w:id="327" w:author="Xiya Song" w:date="2025-12-19T17:18:00Z" w16du:dateUtc="2025-12-19T16:18:00Z">
          <w:pPr>
            <w:shd w:val="clear" w:color="auto" w:fill="FFFFFF"/>
            <w:spacing w:beforeAutospacing="1" w:after="0" w:afterAutospacing="1" w:line="240" w:lineRule="auto"/>
            <w:jc w:val="both"/>
            <w:textAlignment w:val="top"/>
          </w:pPr>
        </w:pPrChange>
      </w:pPr>
    </w:p>
    <w:p w14:paraId="1B780C61" w14:textId="686DAB09" w:rsidR="003C5E08" w:rsidRPr="003C5E08" w:rsidDel="00627E5D" w:rsidRDefault="003C5E08" w:rsidP="003C5E08">
      <w:pPr>
        <w:shd w:val="clear" w:color="auto" w:fill="FFFFFF"/>
        <w:spacing w:beforeAutospacing="1" w:after="0" w:afterAutospacing="1" w:line="240" w:lineRule="auto"/>
        <w:jc w:val="both"/>
        <w:textAlignment w:val="top"/>
        <w:rPr>
          <w:del w:id="328" w:author="Xiya Song" w:date="2025-12-19T16:59:00Z" w16du:dateUtc="2025-12-19T15:59:00Z"/>
          <w:rFonts w:ascii="Arial" w:eastAsia="Times New Roman" w:hAnsi="Arial" w:cs="Arial"/>
          <w:color w:val="1F2328"/>
          <w:kern w:val="0"/>
          <w:lang w:val="en-SE"/>
          <w14:ligatures w14:val="none"/>
        </w:rPr>
      </w:pPr>
      <w:del w:id="329" w:author="Xiya Song" w:date="2025-12-19T16:59:00Z" w16du:dateUtc="2025-12-19T15:59:00Z">
        <w:r w:rsidRPr="003C5E08" w:rsidDel="00627E5D">
          <w:rPr>
            <w:rFonts w:ascii="Arial" w:eastAsia="Times New Roman" w:hAnsi="Arial" w:cs="Arial"/>
            <w:b/>
            <w:bCs/>
            <w:color w:val="1F2328"/>
            <w:kern w:val="0"/>
            <w:lang w:val="en-SE"/>
            <w14:ligatures w14:val="none"/>
          </w:rPr>
          <w:delText>Summary of Most Significant DEGs:</w:delText>
        </w:r>
        <w:r w:rsidRPr="003C5E08" w:rsidDel="00627E5D">
          <w:rPr>
            <w:rFonts w:ascii="Arial" w:eastAsia="Times New Roman" w:hAnsi="Arial" w:cs="Arial"/>
            <w:color w:val="1F2328"/>
            <w:kern w:val="0"/>
            <w:lang w:val="en-SE"/>
            <w14:ligatures w14:val="none"/>
          </w:rPr>
          <w:delText> (Based on DEG_results.csv and volcano_plot.png)</w:delText>
        </w:r>
      </w:del>
    </w:p>
    <w:p w14:paraId="4A15B3AD" w14:textId="77777777" w:rsidR="008A4F75" w:rsidRDefault="00453441" w:rsidP="008A4F75">
      <w:pPr>
        <w:keepNext/>
        <w:shd w:val="clear" w:color="auto" w:fill="FFFFFF"/>
        <w:spacing w:before="100" w:beforeAutospacing="1" w:after="100" w:afterAutospacing="1" w:line="240" w:lineRule="auto"/>
        <w:jc w:val="both"/>
        <w:textAlignment w:val="top"/>
        <w:outlineLvl w:val="2"/>
        <w:rPr>
          <w:ins w:id="330" w:author="Xiya Song" w:date="2025-12-19T16:58:00Z" w16du:dateUtc="2025-12-19T15:58:00Z"/>
        </w:rPr>
        <w:pPrChange w:id="331" w:author="Xiya Song" w:date="2025-12-19T16:58:00Z" w16du:dateUtc="2025-12-19T15:58:00Z">
          <w:pPr>
            <w:shd w:val="clear" w:color="auto" w:fill="FFFFFF"/>
            <w:spacing w:before="100" w:beforeAutospacing="1" w:after="100" w:afterAutospacing="1" w:line="240" w:lineRule="auto"/>
            <w:jc w:val="both"/>
            <w:textAlignment w:val="top"/>
            <w:outlineLvl w:val="2"/>
          </w:pPr>
        </w:pPrChange>
      </w:pPr>
      <w:r>
        <w:rPr>
          <w:rFonts w:ascii="Arial" w:eastAsia="Times New Roman" w:hAnsi="Arial" w:cs="Arial"/>
          <w:b/>
          <w:bCs/>
          <w:noProof/>
          <w:color w:val="1F2328"/>
          <w:kern w:val="0"/>
          <w:lang w:val="en-SE"/>
        </w:rPr>
        <w:drawing>
          <wp:inline distT="0" distB="0" distL="0" distR="0" wp14:anchorId="72CC7FF3" wp14:editId="795A720F">
            <wp:extent cx="5731510" cy="4585335"/>
            <wp:effectExtent l="0" t="0" r="0" b="0"/>
            <wp:docPr id="840030711" name="Picture 2" descr="A graph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30711" name="Picture 2" descr="A graph of 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22DAC6A5" w14:textId="4E51B5D8" w:rsidR="00453441" w:rsidRPr="00B619A5" w:rsidDel="000A01E0" w:rsidRDefault="008A4F75" w:rsidP="008A4F75">
      <w:pPr>
        <w:pStyle w:val="Caption"/>
        <w:jc w:val="center"/>
        <w:rPr>
          <w:del w:id="332" w:author="Xiya Song" w:date="2025-12-19T18:00:00Z" w16du:dateUtc="2025-12-19T17:00:00Z"/>
          <w:rFonts w:ascii="Arial" w:eastAsia="Times New Roman" w:hAnsi="Arial" w:cs="Arial"/>
          <w:b/>
          <w:bCs/>
          <w:i w:val="0"/>
          <w:iCs w:val="0"/>
          <w:color w:val="1F2328"/>
          <w:kern w:val="0"/>
          <w:sz w:val="24"/>
          <w:szCs w:val="24"/>
          <w:lang w:val="en-SE"/>
          <w14:ligatures w14:val="none"/>
          <w:rPrChange w:id="333" w:author="Xiya Song" w:date="2025-12-19T17:17:00Z" w16du:dateUtc="2025-12-19T16:17:00Z">
            <w:rPr>
              <w:del w:id="334" w:author="Xiya Song" w:date="2025-12-19T18:00:00Z" w16du:dateUtc="2025-12-19T17:00:00Z"/>
              <w:rFonts w:ascii="Arial" w:eastAsia="Times New Roman" w:hAnsi="Arial" w:cs="Arial"/>
              <w:b/>
              <w:bCs/>
              <w:color w:val="1F2328"/>
              <w:kern w:val="0"/>
              <w:lang w:val="en-SE"/>
              <w14:ligatures w14:val="none"/>
            </w:rPr>
          </w:rPrChange>
        </w:rPr>
        <w:pPrChange w:id="335" w:author="Xiya Song" w:date="2025-12-19T16:58:00Z" w16du:dateUtc="2025-12-19T15:58:00Z">
          <w:pPr>
            <w:shd w:val="clear" w:color="auto" w:fill="FFFFFF"/>
            <w:spacing w:before="100" w:beforeAutospacing="1" w:after="100" w:afterAutospacing="1" w:line="240" w:lineRule="auto"/>
            <w:jc w:val="both"/>
            <w:textAlignment w:val="top"/>
            <w:outlineLvl w:val="2"/>
          </w:pPr>
        </w:pPrChange>
      </w:pPr>
      <w:ins w:id="336" w:author="Xiya Song" w:date="2025-12-19T16:58:00Z" w16du:dateUtc="2025-12-19T15:58:00Z">
        <w:r w:rsidRPr="00B619A5">
          <w:rPr>
            <w:b/>
            <w:bCs/>
            <w:i w:val="0"/>
            <w:iCs w:val="0"/>
            <w:sz w:val="22"/>
            <w:szCs w:val="22"/>
            <w:rPrChange w:id="337" w:author="Xiya Song" w:date="2025-12-19T17:17:00Z" w16du:dateUtc="2025-12-19T16:17:00Z">
              <w:rPr/>
            </w:rPrChange>
          </w:rPr>
          <w:t>Figure</w:t>
        </w:r>
      </w:ins>
      <w:ins w:id="338" w:author="Xiya Song" w:date="2025-12-19T17:15:00Z" w16du:dateUtc="2025-12-19T16:15:00Z">
        <w:r w:rsidR="00B619A5" w:rsidRPr="00B619A5">
          <w:rPr>
            <w:b/>
            <w:bCs/>
            <w:i w:val="0"/>
            <w:iCs w:val="0"/>
            <w:sz w:val="22"/>
            <w:szCs w:val="22"/>
            <w:rPrChange w:id="339" w:author="Xiya Song" w:date="2025-12-19T17:17:00Z" w16du:dateUtc="2025-12-19T16:17:00Z">
              <w:rPr>
                <w:b/>
                <w:bCs/>
                <w:sz w:val="22"/>
                <w:szCs w:val="22"/>
              </w:rPr>
            </w:rPrChange>
          </w:rPr>
          <w:t xml:space="preserve"> </w:t>
        </w:r>
      </w:ins>
      <w:ins w:id="340" w:author="Xiya Song" w:date="2025-12-19T17:45:00Z" w16du:dateUtc="2025-12-19T16:45:00Z">
        <w:r w:rsidR="008E30AF">
          <w:rPr>
            <w:b/>
            <w:bCs/>
            <w:i w:val="0"/>
            <w:iCs w:val="0"/>
            <w:sz w:val="22"/>
            <w:szCs w:val="22"/>
          </w:rPr>
          <w:t>3</w:t>
        </w:r>
      </w:ins>
      <w:ins w:id="341" w:author="Xiya Song" w:date="2025-12-19T17:16:00Z" w16du:dateUtc="2025-12-19T16:16:00Z">
        <w:r w:rsidR="00B619A5" w:rsidRPr="00B619A5">
          <w:rPr>
            <w:b/>
            <w:bCs/>
            <w:i w:val="0"/>
            <w:iCs w:val="0"/>
            <w:sz w:val="22"/>
            <w:szCs w:val="22"/>
            <w:rPrChange w:id="342" w:author="Xiya Song" w:date="2025-12-19T17:17:00Z" w16du:dateUtc="2025-12-19T16:17:00Z">
              <w:rPr>
                <w:b/>
                <w:bCs/>
                <w:sz w:val="22"/>
                <w:szCs w:val="22"/>
              </w:rPr>
            </w:rPrChange>
          </w:rPr>
          <w:t>.</w:t>
        </w:r>
      </w:ins>
      <w:ins w:id="343" w:author="Xiya Song" w:date="2025-12-19T17:15:00Z" w16du:dateUtc="2025-12-19T16:15:00Z">
        <w:r w:rsidR="00B619A5" w:rsidRPr="00B619A5">
          <w:rPr>
            <w:b/>
            <w:bCs/>
            <w:i w:val="0"/>
            <w:iCs w:val="0"/>
            <w:sz w:val="22"/>
            <w:szCs w:val="22"/>
            <w:rPrChange w:id="344" w:author="Xiya Song" w:date="2025-12-19T17:17:00Z" w16du:dateUtc="2025-12-19T16:17:00Z">
              <w:rPr>
                <w:b/>
                <w:bCs/>
                <w:sz w:val="22"/>
                <w:szCs w:val="22"/>
              </w:rPr>
            </w:rPrChange>
          </w:rPr>
          <w:t xml:space="preserve"> </w:t>
        </w:r>
      </w:ins>
      <w:ins w:id="345" w:author="Xiya Song" w:date="2025-12-19T17:16:00Z" w16du:dateUtc="2025-12-19T16:16:00Z">
        <w:r w:rsidR="00B619A5" w:rsidRPr="00B619A5">
          <w:rPr>
            <w:b/>
            <w:bCs/>
            <w:i w:val="0"/>
            <w:iCs w:val="0"/>
            <w:sz w:val="22"/>
            <w:szCs w:val="22"/>
            <w:rPrChange w:id="346" w:author="Xiya Song" w:date="2025-12-19T17:17:00Z" w16du:dateUtc="2025-12-19T16:17:00Z">
              <w:rPr>
                <w:b/>
                <w:bCs/>
              </w:rPr>
            </w:rPrChange>
          </w:rPr>
          <w:t>Volcano plot of differentially expressed genes in DCM vs. Non-Failing Donors.</w:t>
        </w:r>
      </w:ins>
    </w:p>
    <w:p w14:paraId="45ABDB08" w14:textId="77777777" w:rsidR="00627E5D" w:rsidRDefault="00627E5D" w:rsidP="000A01E0">
      <w:pPr>
        <w:pStyle w:val="Caption"/>
        <w:jc w:val="center"/>
        <w:rPr>
          <w:ins w:id="347" w:author="Xiya Song" w:date="2025-12-19T16:59:00Z" w16du:dateUtc="2025-12-19T15:59:00Z"/>
          <w:lang w:val="en-SE"/>
        </w:rPr>
        <w:pPrChange w:id="348" w:author="Xiya Song" w:date="2025-12-19T18:00:00Z" w16du:dateUtc="2025-12-19T17:00:00Z">
          <w:pPr>
            <w:shd w:val="clear" w:color="auto" w:fill="FFFFFF"/>
            <w:spacing w:before="100" w:beforeAutospacing="1" w:after="100" w:afterAutospacing="1" w:line="240" w:lineRule="auto"/>
            <w:jc w:val="both"/>
            <w:textAlignment w:val="top"/>
            <w:outlineLvl w:val="2"/>
          </w:pPr>
        </w:pPrChange>
      </w:pPr>
    </w:p>
    <w:p w14:paraId="254ED370" w14:textId="3B479F02" w:rsidR="003C5E08" w:rsidRPr="003C5E08" w:rsidRDefault="003C5E08" w:rsidP="003C5E08">
      <w:pPr>
        <w:shd w:val="clear" w:color="auto" w:fill="FFFFFF"/>
        <w:spacing w:before="100" w:beforeAutospacing="1" w:after="100" w:afterAutospacing="1" w:line="240" w:lineRule="auto"/>
        <w:jc w:val="both"/>
        <w:textAlignment w:val="top"/>
        <w:outlineLvl w:val="2"/>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Machine Learning Model Performance</w:t>
      </w:r>
    </w:p>
    <w:p w14:paraId="5C123F43" w14:textId="20C10F00" w:rsidR="003C5E08" w:rsidRPr="003C5E08" w:rsidDel="009F0DEB" w:rsidRDefault="003C5E08" w:rsidP="003C5E08">
      <w:pPr>
        <w:shd w:val="clear" w:color="auto" w:fill="FFFFFF"/>
        <w:spacing w:before="100" w:beforeAutospacing="1" w:after="100" w:afterAutospacing="1" w:line="240" w:lineRule="auto"/>
        <w:jc w:val="both"/>
        <w:textAlignment w:val="top"/>
        <w:outlineLvl w:val="3"/>
        <w:rPr>
          <w:del w:id="349" w:author="Xiya Song" w:date="2025-12-19T17:32:00Z" w16du:dateUtc="2025-12-19T16:32:00Z"/>
          <w:rFonts w:ascii="Arial" w:eastAsia="Times New Roman" w:hAnsi="Arial" w:cs="Arial"/>
          <w:b/>
          <w:bCs/>
          <w:color w:val="1F2328"/>
          <w:kern w:val="0"/>
          <w:lang w:val="en-SE"/>
          <w14:ligatures w14:val="none"/>
        </w:rPr>
      </w:pPr>
      <w:del w:id="350" w:author="Xiya Song" w:date="2025-12-19T17:32:00Z" w16du:dateUtc="2025-12-19T16:32:00Z">
        <w:r w:rsidRPr="003C5E08" w:rsidDel="009F0DEB">
          <w:rPr>
            <w:rFonts w:ascii="Arial" w:eastAsia="Times New Roman" w:hAnsi="Arial" w:cs="Arial"/>
            <w:b/>
            <w:bCs/>
            <w:color w:val="1F2328"/>
            <w:kern w:val="0"/>
            <w:lang w:val="en-SE"/>
            <w14:ligatures w14:val="none"/>
          </w:rPr>
          <w:delText>Binary Classification (Control vs. DCM)</w:delText>
        </w:r>
      </w:del>
    </w:p>
    <w:p w14:paraId="4311C36F" w14:textId="77777777" w:rsidR="003C5E08" w:rsidDel="009F0DEB" w:rsidRDefault="003C5E08" w:rsidP="003C5E08">
      <w:pPr>
        <w:shd w:val="clear" w:color="auto" w:fill="FFFFFF"/>
        <w:spacing w:before="100" w:beforeAutospacing="1" w:after="100" w:afterAutospacing="1" w:line="240" w:lineRule="auto"/>
        <w:jc w:val="both"/>
        <w:textAlignment w:val="top"/>
        <w:rPr>
          <w:del w:id="351" w:author="Xiya Song" w:date="2025-12-19T17:32:00Z" w16du:dateUtc="2025-12-19T16:32:00Z"/>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 xml:space="preserve">Initially, models were trained on a binary classification task (Non-Failing Donor vs. Dilated Cardiomyopathy). Several models, particularly Logistic Regression and SVM, </w:t>
      </w:r>
      <w:r w:rsidRPr="003C5E08">
        <w:rPr>
          <w:rFonts w:ascii="Arial" w:eastAsia="Times New Roman" w:hAnsi="Arial" w:cs="Arial"/>
          <w:color w:val="1F2328"/>
          <w:kern w:val="0"/>
          <w:lang w:val="en-SE"/>
          <w14:ligatures w14:val="none"/>
        </w:rPr>
        <w:lastRenderedPageBreak/>
        <w:t>achieved extremely high accuracy (ROC AUC scores near 1.00). This suggested that the two groups are highly separable based on gene expression, potentially indicating a relatively simple classification problem or a strong signal in the data.</w:t>
      </w:r>
    </w:p>
    <w:p w14:paraId="2BCD205D" w14:textId="77777777" w:rsidR="009F0DEB" w:rsidRPr="00BD0B84" w:rsidRDefault="009F0DEB" w:rsidP="003C5E08">
      <w:pPr>
        <w:shd w:val="clear" w:color="auto" w:fill="FFFFFF"/>
        <w:spacing w:before="100" w:beforeAutospacing="1" w:after="100" w:afterAutospacing="1" w:line="240" w:lineRule="auto"/>
        <w:jc w:val="both"/>
        <w:textAlignment w:val="top"/>
        <w:rPr>
          <w:ins w:id="352" w:author="Xiya Song" w:date="2025-12-19T17:32:00Z" w16du:dateUtc="2025-12-19T16:32:00Z"/>
          <w:rFonts w:ascii="Arial" w:eastAsia="Times New Roman" w:hAnsi="Arial" w:cs="Arial"/>
          <w:color w:val="1F2328"/>
          <w:kern w:val="0"/>
          <w:lang w:val="en-US"/>
          <w14:ligatures w14:val="none"/>
          <w:rPrChange w:id="353" w:author="Xiya Song" w:date="2025-12-19T17:34:00Z" w16du:dateUtc="2025-12-19T16:34:00Z">
            <w:rPr>
              <w:ins w:id="354" w:author="Xiya Song" w:date="2025-12-19T17:32:00Z" w16du:dateUtc="2025-12-19T16:32:00Z"/>
              <w:rFonts w:ascii="Arial" w:eastAsia="Times New Roman" w:hAnsi="Arial" w:cs="Arial" w:hint="eastAsia"/>
              <w:color w:val="1F2328"/>
              <w:kern w:val="0"/>
              <w:lang w:val="en-SE"/>
              <w14:ligatures w14:val="none"/>
            </w:rPr>
          </w:rPrChange>
        </w:rPr>
      </w:pPr>
    </w:p>
    <w:p w14:paraId="3D1C0CD4" w14:textId="0DDAC682" w:rsidR="00453441" w:rsidRPr="003C5E08" w:rsidDel="009F0DEB" w:rsidRDefault="00453441" w:rsidP="003C5E08">
      <w:pPr>
        <w:shd w:val="clear" w:color="auto" w:fill="FFFFFF"/>
        <w:spacing w:before="100" w:beforeAutospacing="1" w:after="100" w:afterAutospacing="1" w:line="240" w:lineRule="auto"/>
        <w:jc w:val="both"/>
        <w:textAlignment w:val="top"/>
        <w:rPr>
          <w:del w:id="355" w:author="Xiya Song" w:date="2025-12-19T17:32:00Z" w16du:dateUtc="2025-12-19T16:32:00Z"/>
          <w:rFonts w:ascii="Arial" w:eastAsia="Times New Roman" w:hAnsi="Arial" w:cs="Arial"/>
          <w:color w:val="1F2328"/>
          <w:kern w:val="0"/>
          <w:lang w:val="en-SE"/>
          <w14:ligatures w14:val="none"/>
        </w:rPr>
      </w:pPr>
    </w:p>
    <w:p w14:paraId="1B8347DA" w14:textId="54CD18FB" w:rsidR="003C5E08" w:rsidRPr="003C5E08" w:rsidDel="009F0DEB" w:rsidRDefault="003C5E08" w:rsidP="003C5E08">
      <w:pPr>
        <w:shd w:val="clear" w:color="auto" w:fill="FFFFFF"/>
        <w:spacing w:before="100" w:beforeAutospacing="1" w:after="100" w:afterAutospacing="1" w:line="240" w:lineRule="auto"/>
        <w:jc w:val="both"/>
        <w:textAlignment w:val="top"/>
        <w:outlineLvl w:val="3"/>
        <w:rPr>
          <w:del w:id="356" w:author="Xiya Song" w:date="2025-12-19T17:32:00Z" w16du:dateUtc="2025-12-19T16:32:00Z"/>
          <w:rFonts w:ascii="Arial" w:eastAsia="Times New Roman" w:hAnsi="Arial" w:cs="Arial"/>
          <w:b/>
          <w:bCs/>
          <w:color w:val="1F2328"/>
          <w:kern w:val="0"/>
          <w:lang w:val="en-SE"/>
          <w14:ligatures w14:val="none"/>
        </w:rPr>
      </w:pPr>
      <w:del w:id="357" w:author="Xiya Song" w:date="2025-12-19T17:32:00Z" w16du:dateUtc="2025-12-19T16:32:00Z">
        <w:r w:rsidRPr="003C5E08" w:rsidDel="009F0DEB">
          <w:rPr>
            <w:rFonts w:ascii="Arial" w:eastAsia="Times New Roman" w:hAnsi="Arial" w:cs="Arial"/>
            <w:b/>
            <w:bCs/>
            <w:color w:val="1F2328"/>
            <w:kern w:val="0"/>
            <w:lang w:val="en-SE"/>
            <w14:ligatures w14:val="none"/>
          </w:rPr>
          <w:delText xml:space="preserve">Multi-Class Classification </w:delText>
        </w:r>
      </w:del>
      <w:moveFromRangeStart w:id="358" w:author="Xiya Song" w:date="2025-12-19T17:32:00Z" w:name="move217057955"/>
      <w:moveFrom w:id="359" w:author="Xiya Song" w:date="2025-12-19T17:32:00Z" w16du:dateUtc="2025-12-19T16:32:00Z">
        <w:del w:id="360" w:author="Xiya Song" w:date="2025-12-19T17:32:00Z" w16du:dateUtc="2025-12-19T16:32:00Z">
          <w:r w:rsidRPr="003C5E08" w:rsidDel="009F0DEB">
            <w:rPr>
              <w:rFonts w:ascii="Arial" w:eastAsia="Times New Roman" w:hAnsi="Arial" w:cs="Arial"/>
              <w:b/>
              <w:bCs/>
              <w:color w:val="1F2328"/>
              <w:kern w:val="0"/>
              <w:lang w:val="en-SE"/>
              <w14:ligatures w14:val="none"/>
            </w:rPr>
            <w:delText>(Control vs. DCM vs. HCM)</w:delText>
          </w:r>
        </w:del>
      </w:moveFrom>
      <w:moveFromRangeEnd w:id="358"/>
    </w:p>
    <w:p w14:paraId="16683776" w14:textId="430FCDDC" w:rsidR="003C5E08" w:rsidRPr="003C5E0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To introduce a more challenging and realistic scenario, the analysis was extended to a 3-class problem</w:t>
      </w:r>
      <w:ins w:id="361" w:author="Xiya Song" w:date="2025-12-19T17:32:00Z" w16du:dateUtc="2025-12-19T16:32:00Z">
        <w:r w:rsidR="009F0DEB">
          <w:rPr>
            <w:rFonts w:ascii="Arial" w:eastAsia="Times New Roman" w:hAnsi="Arial" w:cs="Arial"/>
            <w:color w:val="1F2328"/>
            <w:kern w:val="0"/>
            <w:lang w:val="en-SE"/>
            <w14:ligatures w14:val="none"/>
          </w:rPr>
          <w:t xml:space="preserve"> (</w:t>
        </w:r>
      </w:ins>
      <w:moveToRangeStart w:id="362" w:author="Xiya Song" w:date="2025-12-19T17:32:00Z" w:name="move217057955"/>
      <w:moveTo w:id="363" w:author="Xiya Song" w:date="2025-12-19T17:32:00Z" w16du:dateUtc="2025-12-19T16:32:00Z">
        <w:del w:id="364" w:author="Xiya Song" w:date="2025-12-19T17:32:00Z" w16du:dateUtc="2025-12-19T16:32:00Z">
          <w:r w:rsidR="009F0DEB" w:rsidRPr="003C5E08" w:rsidDel="009F0DEB">
            <w:rPr>
              <w:rFonts w:ascii="Arial" w:eastAsia="Times New Roman" w:hAnsi="Arial" w:cs="Arial"/>
              <w:b/>
              <w:bCs/>
              <w:color w:val="1F2328"/>
              <w:kern w:val="0"/>
              <w:lang w:val="en-SE"/>
              <w14:ligatures w14:val="none"/>
            </w:rPr>
            <w:delText>(</w:delText>
          </w:r>
        </w:del>
        <w:r w:rsidR="009F0DEB" w:rsidRPr="003C5E08">
          <w:rPr>
            <w:rFonts w:ascii="Arial" w:eastAsia="Times New Roman" w:hAnsi="Arial" w:cs="Arial"/>
            <w:b/>
            <w:bCs/>
            <w:color w:val="1F2328"/>
            <w:kern w:val="0"/>
            <w:lang w:val="en-SE"/>
            <w14:ligatures w14:val="none"/>
          </w:rPr>
          <w:t>Control vs. DCM vs. HCM</w:t>
        </w:r>
        <w:del w:id="365" w:author="Xiya Song" w:date="2025-12-19T17:32:00Z" w16du:dateUtc="2025-12-19T16:32:00Z">
          <w:r w:rsidR="009F0DEB" w:rsidRPr="003C5E08" w:rsidDel="009F0DEB">
            <w:rPr>
              <w:rFonts w:ascii="Arial" w:eastAsia="Times New Roman" w:hAnsi="Arial" w:cs="Arial"/>
              <w:b/>
              <w:bCs/>
              <w:color w:val="1F2328"/>
              <w:kern w:val="0"/>
              <w:lang w:val="en-SE"/>
              <w14:ligatures w14:val="none"/>
            </w:rPr>
            <w:delText>)</w:delText>
          </w:r>
        </w:del>
      </w:moveTo>
      <w:moveToRangeEnd w:id="362"/>
      <w:ins w:id="366" w:author="Xiya Song" w:date="2025-12-19T17:32:00Z" w16du:dateUtc="2025-12-19T16:32:00Z">
        <w:r w:rsidR="009F0DEB">
          <w:rPr>
            <w:rFonts w:ascii="Arial" w:eastAsia="Times New Roman" w:hAnsi="Arial" w:cs="Arial"/>
            <w:color w:val="1F2328"/>
            <w:kern w:val="0"/>
            <w:lang w:val="en-SE"/>
            <w14:ligatures w14:val="none"/>
          </w:rPr>
          <w:t>),</w:t>
        </w:r>
      </w:ins>
      <w:del w:id="367" w:author="Xiya Song" w:date="2025-12-19T17:32:00Z" w16du:dateUtc="2025-12-19T16:32:00Z">
        <w:r w:rsidRPr="003C5E08" w:rsidDel="009F0DEB">
          <w:rPr>
            <w:rFonts w:ascii="Arial" w:eastAsia="Times New Roman" w:hAnsi="Arial" w:cs="Arial"/>
            <w:color w:val="1F2328"/>
            <w:kern w:val="0"/>
            <w:lang w:val="en-SE"/>
            <w14:ligatures w14:val="none"/>
          </w:rPr>
          <w:delText>, including Hypertrophic Cardiomyopathy (HCM). This</w:delText>
        </w:r>
      </w:del>
      <w:r w:rsidRPr="003C5E08">
        <w:rPr>
          <w:rFonts w:ascii="Arial" w:eastAsia="Times New Roman" w:hAnsi="Arial" w:cs="Arial"/>
          <w:color w:val="1F2328"/>
          <w:kern w:val="0"/>
          <w:lang w:val="en-SE"/>
          <w14:ligatures w14:val="none"/>
        </w:rPr>
        <w:t xml:space="preserve"> </w:t>
      </w:r>
      <w:ins w:id="368" w:author="Xiya Song" w:date="2025-12-19T17:32:00Z" w16du:dateUtc="2025-12-19T16:32:00Z">
        <w:r w:rsidR="009F0DEB">
          <w:rPr>
            <w:rFonts w:ascii="Arial" w:eastAsia="Times New Roman" w:hAnsi="Arial" w:cs="Arial"/>
            <w:color w:val="1F2328"/>
            <w:kern w:val="0"/>
            <w:lang w:val="en-SE"/>
            <w14:ligatures w14:val="none"/>
          </w:rPr>
          <w:t xml:space="preserve">which </w:t>
        </w:r>
      </w:ins>
      <w:r w:rsidRPr="003C5E08">
        <w:rPr>
          <w:rFonts w:ascii="Arial" w:eastAsia="Times New Roman" w:hAnsi="Arial" w:cs="Arial"/>
          <w:color w:val="1F2328"/>
          <w:kern w:val="0"/>
          <w:lang w:val="en-SE"/>
          <w14:ligatures w14:val="none"/>
        </w:rPr>
        <w:t>significantly increased the complexity, especially given the smaller sample size for the HCM group. The models were trained using the top 1000 most variable genes.</w:t>
      </w:r>
    </w:p>
    <w:p w14:paraId="01042B55" w14:textId="00678276" w:rsidR="000A01E0" w:rsidRDefault="00BD0B84" w:rsidP="00BD0B84">
      <w:pPr>
        <w:keepNext/>
        <w:shd w:val="clear" w:color="auto" w:fill="FFFFFF"/>
        <w:spacing w:beforeAutospacing="1" w:after="0" w:afterAutospacing="1" w:line="240" w:lineRule="auto"/>
        <w:jc w:val="both"/>
        <w:textAlignment w:val="top"/>
        <w:rPr>
          <w:ins w:id="369" w:author="Xiya Song" w:date="2025-12-19T17:54:00Z" w16du:dateUtc="2025-12-19T16:54:00Z"/>
          <w:rFonts w:ascii="Arial" w:eastAsia="Times New Roman" w:hAnsi="Arial" w:cs="Arial"/>
          <w:color w:val="1F2328"/>
          <w:kern w:val="0"/>
          <w:lang w:val="en-SE"/>
          <w14:ligatures w14:val="none"/>
        </w:rPr>
      </w:pPr>
      <w:ins w:id="370" w:author="Xiya Song" w:date="2025-12-19T17:41:00Z" w16du:dateUtc="2025-12-19T16:41:00Z">
        <w:r>
          <w:rPr>
            <w:rFonts w:ascii="Arial" w:eastAsia="Times New Roman" w:hAnsi="Arial" w:cs="Arial"/>
            <w:color w:val="1F2328"/>
            <w:kern w:val="0"/>
            <w:lang w:val="en-SE"/>
            <w14:ligatures w14:val="none"/>
          </w:rPr>
          <w:t>W</w:t>
        </w:r>
        <w:r>
          <w:rPr>
            <w:rFonts w:ascii="Arial" w:eastAsia="Times New Roman" w:hAnsi="Arial" w:cs="Arial"/>
            <w:color w:val="1F2328"/>
            <w:kern w:val="0"/>
            <w:lang w:val="en-SE"/>
            <w14:ligatures w14:val="none"/>
          </w:rPr>
          <w:t>e</w:t>
        </w:r>
        <w:r w:rsidRPr="003C5E08">
          <w:rPr>
            <w:rFonts w:ascii="Arial" w:eastAsia="Times New Roman" w:hAnsi="Arial" w:cs="Arial"/>
            <w:color w:val="1F2328"/>
            <w:kern w:val="0"/>
            <w:lang w:val="en-SE"/>
            <w14:ligatures w14:val="none"/>
          </w:rPr>
          <w:t xml:space="preserve"> visually compare the macro-averaged ROC curves for all five models</w:t>
        </w:r>
      </w:ins>
      <w:ins w:id="371" w:author="Xiya Song" w:date="2025-12-19T17:54:00Z" w16du:dateUtc="2025-12-19T16:54:00Z">
        <w:r w:rsidR="000A01E0">
          <w:rPr>
            <w:rFonts w:ascii="Arial" w:eastAsia="Times New Roman" w:hAnsi="Arial" w:cs="Arial"/>
            <w:color w:val="1F2328"/>
            <w:kern w:val="0"/>
            <w:lang w:val="en-SE"/>
            <w14:ligatures w14:val="none"/>
          </w:rPr>
          <w:t xml:space="preserve"> on handeling 2-class</w:t>
        </w:r>
      </w:ins>
      <w:ins w:id="372" w:author="Xiya Song" w:date="2025-12-19T17:55:00Z" w16du:dateUtc="2025-12-19T16:55:00Z">
        <w:r w:rsidR="000A01E0">
          <w:rPr>
            <w:rFonts w:ascii="Arial" w:eastAsia="Times New Roman" w:hAnsi="Arial" w:cs="Arial"/>
            <w:color w:val="1F2328"/>
            <w:kern w:val="0"/>
            <w:lang w:val="en-SE"/>
            <w14:ligatures w14:val="none"/>
          </w:rPr>
          <w:t xml:space="preserve"> </w:t>
        </w:r>
      </w:ins>
      <w:ins w:id="373" w:author="Xiya Song" w:date="2025-12-19T17:54:00Z" w16du:dateUtc="2025-12-19T16:54:00Z">
        <w:r w:rsidR="000A01E0">
          <w:rPr>
            <w:rFonts w:ascii="Arial" w:eastAsia="Times New Roman" w:hAnsi="Arial" w:cs="Arial"/>
            <w:color w:val="1F2328"/>
            <w:kern w:val="0"/>
            <w:lang w:val="en-SE"/>
            <w14:ligatures w14:val="none"/>
          </w:rPr>
          <w:t>problem</w:t>
        </w:r>
      </w:ins>
      <w:ins w:id="374" w:author="Xiya Song" w:date="2025-12-19T17:55:00Z" w16du:dateUtc="2025-12-19T16:55:00Z">
        <w:r w:rsidR="000A01E0">
          <w:rPr>
            <w:rFonts w:ascii="Arial" w:eastAsia="Times New Roman" w:hAnsi="Arial" w:cs="Arial"/>
            <w:color w:val="1F2328"/>
            <w:kern w:val="0"/>
            <w:lang w:val="en-SE"/>
            <w14:ligatures w14:val="none"/>
          </w:rPr>
          <w:t xml:space="preserve"> (left)</w:t>
        </w:r>
      </w:ins>
      <w:ins w:id="375" w:author="Xiya Song" w:date="2025-12-19T17:54:00Z" w16du:dateUtc="2025-12-19T16:54:00Z">
        <w:r w:rsidR="000A01E0">
          <w:rPr>
            <w:rFonts w:ascii="Arial" w:eastAsia="Times New Roman" w:hAnsi="Arial" w:cs="Arial"/>
            <w:color w:val="1F2328"/>
            <w:kern w:val="0"/>
            <w:lang w:val="en-SE"/>
            <w14:ligatures w14:val="none"/>
          </w:rPr>
          <w:t xml:space="preserve"> and </w:t>
        </w:r>
      </w:ins>
      <w:ins w:id="376" w:author="Xiya Song" w:date="2025-12-19T17:55:00Z" w16du:dateUtc="2025-12-19T16:55:00Z">
        <w:r w:rsidR="000A01E0">
          <w:rPr>
            <w:rFonts w:ascii="Arial" w:eastAsia="Times New Roman" w:hAnsi="Arial" w:cs="Arial"/>
            <w:color w:val="1F2328"/>
            <w:kern w:val="0"/>
            <w:lang w:val="en-SE"/>
            <w14:ligatures w14:val="none"/>
          </w:rPr>
          <w:t xml:space="preserve">the </w:t>
        </w:r>
      </w:ins>
      <w:ins w:id="377" w:author="Xiya Song" w:date="2025-12-19T17:54:00Z" w16du:dateUtc="2025-12-19T16:54:00Z">
        <w:r w:rsidR="000A01E0">
          <w:rPr>
            <w:rFonts w:ascii="Arial" w:eastAsia="Times New Roman" w:hAnsi="Arial" w:cs="Arial"/>
            <w:color w:val="1F2328"/>
            <w:kern w:val="0"/>
            <w:lang w:val="en-SE"/>
            <w14:ligatures w14:val="none"/>
          </w:rPr>
          <w:t>3-class problem</w:t>
        </w:r>
      </w:ins>
      <w:ins w:id="378" w:author="Xiya Song" w:date="2025-12-19T17:55:00Z" w16du:dateUtc="2025-12-19T16:55:00Z">
        <w:r w:rsidR="000A01E0">
          <w:rPr>
            <w:rFonts w:ascii="Arial" w:eastAsia="Times New Roman" w:hAnsi="Arial" w:cs="Arial"/>
            <w:color w:val="1F2328"/>
            <w:kern w:val="0"/>
            <w:lang w:val="en-SE"/>
            <w14:ligatures w14:val="none"/>
          </w:rPr>
          <w:t xml:space="preserve"> (</w:t>
        </w:r>
      </w:ins>
      <w:ins w:id="379" w:author="Xiya Song" w:date="2025-12-19T17:56:00Z" w16du:dateUtc="2025-12-19T16:56:00Z">
        <w:r w:rsidR="000A01E0">
          <w:rPr>
            <w:rFonts w:ascii="Arial" w:eastAsia="Times New Roman" w:hAnsi="Arial" w:cs="Arial"/>
            <w:color w:val="1F2328"/>
            <w:kern w:val="0"/>
            <w:lang w:val="en-SE"/>
            <w14:ligatures w14:val="none"/>
          </w:rPr>
          <w:t>right</w:t>
        </w:r>
      </w:ins>
      <w:ins w:id="380" w:author="Xiya Song" w:date="2025-12-19T17:55:00Z" w16du:dateUtc="2025-12-19T16:55:00Z">
        <w:r w:rsidR="000A01E0">
          <w:rPr>
            <w:rFonts w:ascii="Arial" w:eastAsia="Times New Roman" w:hAnsi="Arial" w:cs="Arial"/>
            <w:color w:val="1F2328"/>
            <w:kern w:val="0"/>
            <w:lang w:val="en-SE"/>
            <w14:ligatures w14:val="none"/>
          </w:rPr>
          <w:t>)</w:t>
        </w:r>
      </w:ins>
      <w:ins w:id="381" w:author="Xiya Song" w:date="2025-12-19T17:41:00Z" w16du:dateUtc="2025-12-19T16:41:00Z">
        <w:r w:rsidRPr="003C5E08">
          <w:rPr>
            <w:rFonts w:ascii="Arial" w:eastAsia="Times New Roman" w:hAnsi="Arial" w:cs="Arial"/>
            <w:color w:val="1F2328"/>
            <w:kern w:val="0"/>
            <w:lang w:val="en-SE"/>
            <w14:ligatures w14:val="none"/>
          </w:rPr>
          <w:t xml:space="preserve">. </w:t>
        </w:r>
      </w:ins>
      <w:del w:id="382" w:author="Xiya Song" w:date="2025-12-19T17:34:00Z" w16du:dateUtc="2025-12-19T16:34:00Z">
        <w:r w:rsidR="003C5E08" w:rsidRPr="003C5E08" w:rsidDel="00BD0B84">
          <w:rPr>
            <w:rFonts w:ascii="Arial" w:eastAsia="Times New Roman" w:hAnsi="Arial" w:cs="Arial"/>
            <w:b/>
            <w:bCs/>
            <w:color w:val="1F2328"/>
            <w:kern w:val="0"/>
            <w:lang w:val="en-SE"/>
            <w14:ligatures w14:val="none"/>
          </w:rPr>
          <w:delText>ROC Curve Comparison:</w:delText>
        </w:r>
        <w:r w:rsidR="003C5E08" w:rsidRPr="003C5E08" w:rsidDel="00BD0B84">
          <w:rPr>
            <w:rFonts w:ascii="Arial" w:eastAsia="Times New Roman" w:hAnsi="Arial" w:cs="Arial"/>
            <w:color w:val="1F2328"/>
            <w:kern w:val="0"/>
            <w:lang w:val="en-SE"/>
            <w14:ligatures w14:val="none"/>
          </w:rPr>
          <w:delText> </w:delText>
        </w:r>
      </w:del>
      <w:ins w:id="383" w:author="Xiya Song" w:date="2025-12-19T17:38:00Z" w16du:dateUtc="2025-12-19T16:38:00Z">
        <w:r>
          <w:rPr>
            <w:rFonts w:ascii="Arial" w:eastAsia="Times New Roman" w:hAnsi="Arial" w:cs="Arial"/>
            <w:color w:val="1F2328"/>
            <w:kern w:val="0"/>
            <w:lang w:val="en-SE"/>
            <w14:ligatures w14:val="none"/>
          </w:rPr>
          <w:t xml:space="preserve">As </w:t>
        </w:r>
        <w:r w:rsidRPr="008E30AF">
          <w:rPr>
            <w:rFonts w:ascii="Arial" w:eastAsia="Times New Roman" w:hAnsi="Arial" w:cs="Arial"/>
            <w:b/>
            <w:bCs/>
            <w:color w:val="1F2328"/>
            <w:kern w:val="0"/>
            <w:lang w:val="en-SE"/>
            <w14:ligatures w14:val="none"/>
            <w:rPrChange w:id="384" w:author="Xiya Song" w:date="2025-12-19T17:50:00Z" w16du:dateUtc="2025-12-19T16:50:00Z">
              <w:rPr>
                <w:rFonts w:ascii="Arial" w:eastAsia="Times New Roman" w:hAnsi="Arial" w:cs="Arial"/>
                <w:color w:val="1F2328"/>
                <w:kern w:val="0"/>
                <w:lang w:val="en-SE"/>
                <w14:ligatures w14:val="none"/>
              </w:rPr>
            </w:rPrChange>
          </w:rPr>
          <w:t>Figure 3</w:t>
        </w:r>
        <w:r>
          <w:rPr>
            <w:rFonts w:ascii="Arial" w:eastAsia="Times New Roman" w:hAnsi="Arial" w:cs="Arial"/>
            <w:color w:val="1F2328"/>
            <w:kern w:val="0"/>
            <w:lang w:val="en-SE"/>
            <w14:ligatures w14:val="none"/>
          </w:rPr>
          <w:t xml:space="preserve"> shows, </w:t>
        </w:r>
      </w:ins>
      <w:ins w:id="385" w:author="Xiya Song" w:date="2025-12-19T17:56:00Z" w16du:dateUtc="2025-12-19T16:56:00Z">
        <w:r w:rsidR="000A01E0">
          <w:rPr>
            <w:rFonts w:ascii="Arial" w:eastAsia="Times New Roman" w:hAnsi="Arial" w:cs="Arial"/>
            <w:color w:val="1F2328"/>
            <w:kern w:val="0"/>
            <w:lang w:val="en-SE"/>
            <w14:ligatures w14:val="none"/>
          </w:rPr>
          <w:t xml:space="preserve">most of the classifiers show nearly perfect prediction for the 2-class problem, indicating a </w:t>
        </w:r>
      </w:ins>
      <w:del w:id="386" w:author="Xiya Song" w:date="2025-12-19T17:38:00Z" w16du:dateUtc="2025-12-19T16:38:00Z">
        <w:r w:rsidR="003C5E08" w:rsidRPr="003C5E08" w:rsidDel="00BD0B84">
          <w:rPr>
            <w:rFonts w:ascii="Arial" w:eastAsia="Times New Roman" w:hAnsi="Arial" w:cs="Arial"/>
            <w:color w:val="1F2328"/>
            <w:kern w:val="0"/>
            <w:lang w:val="en-SE"/>
            <w14:ligatures w14:val="none"/>
          </w:rPr>
          <w:delText>The multiclass_roc_curves_final.png plot</w:delText>
        </w:r>
      </w:del>
      <w:del w:id="387" w:author="Xiya Song" w:date="2025-12-19T17:41:00Z" w16du:dateUtc="2025-12-19T16:41:00Z">
        <w:r w:rsidR="003C5E08" w:rsidRPr="003C5E08" w:rsidDel="00BD0B84">
          <w:rPr>
            <w:rFonts w:ascii="Arial" w:eastAsia="Times New Roman" w:hAnsi="Arial" w:cs="Arial"/>
            <w:color w:val="1F2328"/>
            <w:kern w:val="0"/>
            <w:lang w:val="en-SE"/>
            <w14:ligatures w14:val="none"/>
          </w:rPr>
          <w:delText xml:space="preserve"> visually compare</w:delText>
        </w:r>
      </w:del>
      <w:del w:id="388" w:author="Xiya Song" w:date="2025-12-19T17:39:00Z" w16du:dateUtc="2025-12-19T16:39:00Z">
        <w:r w:rsidR="003C5E08" w:rsidRPr="003C5E08" w:rsidDel="00BD0B84">
          <w:rPr>
            <w:rFonts w:ascii="Arial" w:eastAsia="Times New Roman" w:hAnsi="Arial" w:cs="Arial"/>
            <w:color w:val="1F2328"/>
            <w:kern w:val="0"/>
            <w:lang w:val="en-SE"/>
            <w14:ligatures w14:val="none"/>
          </w:rPr>
          <w:delText>s</w:delText>
        </w:r>
      </w:del>
      <w:del w:id="389" w:author="Xiya Song" w:date="2025-12-19T17:41:00Z" w16du:dateUtc="2025-12-19T16:41:00Z">
        <w:r w:rsidR="003C5E08" w:rsidRPr="003C5E08" w:rsidDel="00BD0B84">
          <w:rPr>
            <w:rFonts w:ascii="Arial" w:eastAsia="Times New Roman" w:hAnsi="Arial" w:cs="Arial"/>
            <w:color w:val="1F2328"/>
            <w:kern w:val="0"/>
            <w:lang w:val="en-SE"/>
            <w14:ligatures w14:val="none"/>
          </w:rPr>
          <w:delText xml:space="preserve"> the macro-averaged ROC curves for all five models. W</w:delText>
        </w:r>
      </w:del>
      <w:ins w:id="390" w:author="Xiya Song" w:date="2025-12-19T17:56:00Z" w16du:dateUtc="2025-12-19T16:56:00Z">
        <w:r w:rsidR="000A01E0">
          <w:rPr>
            <w:rFonts w:ascii="Arial" w:eastAsia="Times New Roman" w:hAnsi="Arial" w:cs="Arial"/>
            <w:color w:val="1F2328"/>
            <w:kern w:val="0"/>
            <w:lang w:val="en-SE"/>
            <w14:ligatures w14:val="none"/>
          </w:rPr>
          <w:t xml:space="preserve">big difference </w:t>
        </w:r>
      </w:ins>
      <w:ins w:id="391" w:author="Xiya Song" w:date="2025-12-19T17:57:00Z" w16du:dateUtc="2025-12-19T16:57:00Z">
        <w:r w:rsidR="000A01E0">
          <w:rPr>
            <w:rFonts w:ascii="Arial" w:eastAsia="Times New Roman" w:hAnsi="Arial" w:cs="Arial"/>
            <w:color w:val="1F2328"/>
            <w:kern w:val="0"/>
            <w:lang w:val="en-SE"/>
            <w14:ligatures w14:val="none"/>
          </w:rPr>
          <w:t>between</w:t>
        </w:r>
      </w:ins>
      <w:ins w:id="392" w:author="Xiya Song" w:date="2025-12-19T17:56:00Z" w16du:dateUtc="2025-12-19T16:56:00Z">
        <w:r w:rsidR="000A01E0">
          <w:rPr>
            <w:rFonts w:ascii="Arial" w:eastAsia="Times New Roman" w:hAnsi="Arial" w:cs="Arial"/>
            <w:color w:val="1F2328"/>
            <w:kern w:val="0"/>
            <w:lang w:val="en-SE"/>
            <w14:ligatures w14:val="none"/>
          </w:rPr>
          <w:t xml:space="preserve"> </w:t>
        </w:r>
      </w:ins>
      <w:ins w:id="393" w:author="Xiya Song" w:date="2025-12-19T17:57:00Z" w16du:dateUtc="2025-12-19T16:57:00Z">
        <w:r w:rsidR="000A01E0">
          <w:rPr>
            <w:rFonts w:ascii="Arial" w:eastAsia="Times New Roman" w:hAnsi="Arial" w:cs="Arial"/>
            <w:color w:val="1F2328"/>
            <w:kern w:val="0"/>
            <w:lang w:val="en-SE"/>
            <w14:ligatures w14:val="none"/>
          </w:rPr>
          <w:t>control and DCM. For the 3-class problem, w</w:t>
        </w:r>
      </w:ins>
      <w:r w:rsidR="003C5E08" w:rsidRPr="003C5E08">
        <w:rPr>
          <w:rFonts w:ascii="Arial" w:eastAsia="Times New Roman" w:hAnsi="Arial" w:cs="Arial"/>
          <w:color w:val="1F2328"/>
          <w:kern w:val="0"/>
          <w:lang w:val="en-SE"/>
          <w14:ligatures w14:val="none"/>
        </w:rPr>
        <w:t>hile Logistic Regression and SVM still performed very well (macro AUC ~0.98),</w:t>
      </w:r>
      <w:ins w:id="394" w:author="Xiya Song" w:date="2025-12-19T17:58:00Z" w16du:dateUtc="2025-12-19T16:58:00Z">
        <w:r w:rsidR="000A01E0">
          <w:rPr>
            <w:rFonts w:ascii="Arial" w:eastAsia="Times New Roman" w:hAnsi="Arial" w:cs="Arial"/>
            <w:color w:val="1F2328"/>
            <w:kern w:val="0"/>
            <w:lang w:val="en-SE"/>
            <w14:ligatures w14:val="none"/>
          </w:rPr>
          <w:t xml:space="preserve"> RF, DNN, and decision tree have a significant drop for predicting HCM against control and DCM, </w:t>
        </w:r>
      </w:ins>
      <w:del w:id="395" w:author="Xiya Song" w:date="2025-12-19T17:57:00Z" w16du:dateUtc="2025-12-19T16:57:00Z">
        <w:r w:rsidR="003C5E08" w:rsidRPr="003C5E08" w:rsidDel="000A01E0">
          <w:rPr>
            <w:rFonts w:ascii="Arial" w:eastAsia="Times New Roman" w:hAnsi="Arial" w:cs="Arial"/>
            <w:color w:val="1F2328"/>
            <w:kern w:val="0"/>
            <w:lang w:val="en-SE"/>
            <w14:ligatures w14:val="none"/>
          </w:rPr>
          <w:delText xml:space="preserve"> the performance for the HCM class was notably lower across all models,</w:delText>
        </w:r>
      </w:del>
      <w:r w:rsidR="003C5E08" w:rsidRPr="003C5E08">
        <w:rPr>
          <w:rFonts w:ascii="Arial" w:eastAsia="Times New Roman" w:hAnsi="Arial" w:cs="Arial"/>
          <w:color w:val="1F2328"/>
          <w:kern w:val="0"/>
          <w:lang w:val="en-SE"/>
          <w14:ligatures w14:val="none"/>
        </w:rPr>
        <w:t xml:space="preserve"> highlighting the challenge posed by its limited sample representation.</w:t>
      </w:r>
      <w:ins w:id="396" w:author="Xiya Song" w:date="2025-12-19T17:59:00Z" w16du:dateUtc="2025-12-19T16:59:00Z">
        <w:r w:rsidR="000A01E0">
          <w:rPr>
            <w:rFonts w:ascii="Arial" w:eastAsia="Times New Roman" w:hAnsi="Arial" w:cs="Arial"/>
            <w:color w:val="1F2328"/>
            <w:kern w:val="0"/>
            <w:lang w:val="en-SE"/>
            <w14:ligatures w14:val="none"/>
          </w:rPr>
          <w:t xml:space="preserve"> We assume that </w:t>
        </w:r>
      </w:ins>
      <w:ins w:id="397" w:author="Xiya Song" w:date="2025-12-19T18:00:00Z" w16du:dateUtc="2025-12-19T17:00:00Z">
        <w:r w:rsidR="000A01E0">
          <w:rPr>
            <w:rFonts w:ascii="Arial" w:eastAsia="Times New Roman" w:hAnsi="Arial" w:cs="Arial"/>
            <w:color w:val="1F2328"/>
            <w:kern w:val="0"/>
            <w:lang w:val="en-SE"/>
            <w14:ligatures w14:val="none"/>
          </w:rPr>
          <w:t xml:space="preserve">the </w:t>
        </w:r>
      </w:ins>
      <w:ins w:id="398" w:author="Xiya Song" w:date="2025-12-19T17:59:00Z" w16du:dateUtc="2025-12-19T16:59:00Z">
        <w:r w:rsidR="000A01E0">
          <w:rPr>
            <w:rFonts w:ascii="Arial" w:eastAsia="Times New Roman" w:hAnsi="Arial" w:cs="Arial"/>
            <w:color w:val="1F2328"/>
            <w:kern w:val="0"/>
            <w:lang w:val="en-SE"/>
            <w14:ligatures w14:val="none"/>
          </w:rPr>
          <w:t xml:space="preserve">DNN model is too complex for solving </w:t>
        </w:r>
      </w:ins>
      <w:ins w:id="399" w:author="Xiya Song" w:date="2025-12-19T18:00:00Z" w16du:dateUtc="2025-12-19T17:00:00Z">
        <w:r w:rsidR="000A01E0">
          <w:rPr>
            <w:rFonts w:ascii="Arial" w:eastAsia="Times New Roman" w:hAnsi="Arial" w:cs="Arial"/>
            <w:color w:val="1F2328"/>
            <w:kern w:val="0"/>
            <w:lang w:val="en-SE"/>
            <w14:ligatures w14:val="none"/>
          </w:rPr>
          <w:t>such a problem compared to general ML models.</w:t>
        </w:r>
      </w:ins>
    </w:p>
    <w:p w14:paraId="02A67C28" w14:textId="51C80211" w:rsidR="00BD0B84" w:rsidRDefault="00453441" w:rsidP="00BD0B84">
      <w:pPr>
        <w:keepNext/>
        <w:shd w:val="clear" w:color="auto" w:fill="FFFFFF"/>
        <w:spacing w:beforeAutospacing="1" w:after="0" w:afterAutospacing="1" w:line="240" w:lineRule="auto"/>
        <w:jc w:val="both"/>
        <w:textAlignment w:val="top"/>
        <w:rPr>
          <w:ins w:id="400" w:author="Xiya Song" w:date="2025-12-19T17:35:00Z" w16du:dateUtc="2025-12-19T16:35:00Z"/>
        </w:rPr>
        <w:pPrChange w:id="401" w:author="Xiya Song" w:date="2025-12-19T17:35:00Z" w16du:dateUtc="2025-12-19T16:35:00Z">
          <w:pPr>
            <w:shd w:val="clear" w:color="auto" w:fill="FFFFFF"/>
            <w:spacing w:beforeAutospacing="1" w:after="0" w:afterAutospacing="1" w:line="240" w:lineRule="auto"/>
            <w:jc w:val="both"/>
            <w:textAlignment w:val="top"/>
          </w:pPr>
        </w:pPrChange>
      </w:pPr>
      <w:del w:id="402" w:author="Xiya Song" w:date="2025-12-19T17:53:00Z" w16du:dateUtc="2025-12-19T16:53:00Z">
        <w:r w:rsidDel="000A01E0">
          <w:rPr>
            <w:rFonts w:ascii="Arial" w:eastAsia="Times New Roman" w:hAnsi="Arial" w:cs="Arial"/>
            <w:noProof/>
            <w:color w:val="1F2328"/>
            <w:kern w:val="0"/>
            <w:lang w:val="en-SE"/>
          </w:rPr>
          <w:drawing>
            <wp:inline distT="0" distB="0" distL="0" distR="0" wp14:anchorId="7E0A11A0" wp14:editId="4B59B2BC">
              <wp:extent cx="3014499" cy="2512194"/>
              <wp:effectExtent l="0" t="0" r="0" b="2540"/>
              <wp:docPr id="1977039242" name="Picture 3" descr="A graph of a multi-clas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39242" name="Picture 3" descr="A graph of a multi-class model&#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8409" cy="2515452"/>
                      </a:xfrm>
                      <a:prstGeom prst="rect">
                        <a:avLst/>
                      </a:prstGeom>
                    </pic:spPr>
                  </pic:pic>
                </a:graphicData>
              </a:graphic>
            </wp:inline>
          </w:drawing>
        </w:r>
      </w:del>
      <w:ins w:id="403" w:author="Xiya Song" w:date="2025-12-19T17:53:00Z" w16du:dateUtc="2025-12-19T16:53:00Z">
        <w:r w:rsidR="000A01E0" w:rsidRPr="000A01E0">
          <w:t xml:space="preserve"> </w:t>
        </w:r>
        <w:r w:rsidR="000A01E0">
          <w:fldChar w:fldCharType="begin"/>
        </w:r>
        <w:r w:rsidR="000A01E0">
          <w:instrText xml:space="preserve"> INCLUDEPICTURE "https://github.com/xiyasong/DDLS_Project/blob/main/data/model_roc_curves_final.png?raw=true" \* MERGEFORMATINET </w:instrText>
        </w:r>
        <w:r w:rsidR="000A01E0">
          <w:fldChar w:fldCharType="separate"/>
        </w:r>
        <w:r w:rsidR="000A01E0">
          <w:rPr>
            <w:noProof/>
          </w:rPr>
          <w:drawing>
            <wp:inline distT="0" distB="0" distL="0" distR="0" wp14:anchorId="6DDDF0F2" wp14:editId="5BB86078">
              <wp:extent cx="2763747" cy="2304449"/>
              <wp:effectExtent l="0" t="0" r="5080" b="0"/>
              <wp:docPr id="1065341369" name="Picture 1" descr="A graph with a red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41369" name="Picture 1" descr="A graph with a red line and green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9313" cy="2325766"/>
                      </a:xfrm>
                      <a:prstGeom prst="rect">
                        <a:avLst/>
                      </a:prstGeom>
                      <a:noFill/>
                      <a:ln>
                        <a:noFill/>
                      </a:ln>
                    </pic:spPr>
                  </pic:pic>
                </a:graphicData>
              </a:graphic>
            </wp:inline>
          </w:drawing>
        </w:r>
        <w:r w:rsidR="000A01E0">
          <w:fldChar w:fldCharType="end"/>
        </w:r>
        <w:r w:rsidR="000A01E0">
          <w:rPr>
            <w:rFonts w:ascii="Arial" w:eastAsia="Times New Roman" w:hAnsi="Arial" w:cs="Arial"/>
            <w:noProof/>
            <w:color w:val="1F2328"/>
            <w:kern w:val="0"/>
            <w:lang w:val="en-SE"/>
          </w:rPr>
          <w:drawing>
            <wp:inline distT="0" distB="0" distL="0" distR="0" wp14:anchorId="7FE1BB27" wp14:editId="04D7893B">
              <wp:extent cx="2765175" cy="2304415"/>
              <wp:effectExtent l="0" t="0" r="3810" b="0"/>
              <wp:docPr id="423319989" name="Picture 3" descr="A graph of a multi-clas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39242" name="Picture 3" descr="A graph of a multi-class model&#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72733" cy="2310714"/>
                      </a:xfrm>
                      <a:prstGeom prst="rect">
                        <a:avLst/>
                      </a:prstGeom>
                    </pic:spPr>
                  </pic:pic>
                </a:graphicData>
              </a:graphic>
            </wp:inline>
          </w:drawing>
        </w:r>
      </w:ins>
    </w:p>
    <w:p w14:paraId="3724655C" w14:textId="6FD2DFED" w:rsidR="003C5E08" w:rsidRPr="00BD0B84" w:rsidDel="008E30AF" w:rsidRDefault="00BD0B84" w:rsidP="00BD0B84">
      <w:pPr>
        <w:pStyle w:val="Caption"/>
        <w:jc w:val="center"/>
        <w:rPr>
          <w:del w:id="404" w:author="Xiya Song" w:date="2025-12-19T17:50:00Z" w16du:dateUtc="2025-12-19T16:50:00Z"/>
          <w:rFonts w:ascii="Arial" w:eastAsia="Times New Roman" w:hAnsi="Arial" w:cs="Arial"/>
          <w:b/>
          <w:bCs/>
          <w:i w:val="0"/>
          <w:iCs w:val="0"/>
          <w:color w:val="1F2328"/>
          <w:kern w:val="0"/>
          <w:sz w:val="21"/>
          <w:szCs w:val="21"/>
          <w:lang w:val="en-SE"/>
          <w14:ligatures w14:val="none"/>
          <w:rPrChange w:id="405" w:author="Xiya Song" w:date="2025-12-19T17:35:00Z" w16du:dateUtc="2025-12-19T16:35:00Z">
            <w:rPr>
              <w:del w:id="406" w:author="Xiya Song" w:date="2025-12-19T17:50:00Z" w16du:dateUtc="2025-12-19T16:50:00Z"/>
              <w:rFonts w:ascii="Arial" w:eastAsia="Times New Roman" w:hAnsi="Arial" w:cs="Arial"/>
              <w:color w:val="1F2328"/>
              <w:kern w:val="0"/>
              <w:lang w:val="en-SE"/>
              <w14:ligatures w14:val="none"/>
            </w:rPr>
          </w:rPrChange>
        </w:rPr>
        <w:pPrChange w:id="407" w:author="Xiya Song" w:date="2025-12-19T17:35:00Z" w16du:dateUtc="2025-12-19T16:35:00Z">
          <w:pPr>
            <w:shd w:val="clear" w:color="auto" w:fill="FFFFFF"/>
            <w:spacing w:beforeAutospacing="1" w:after="0" w:afterAutospacing="1" w:line="240" w:lineRule="auto"/>
            <w:jc w:val="both"/>
            <w:textAlignment w:val="top"/>
          </w:pPr>
        </w:pPrChange>
      </w:pPr>
      <w:ins w:id="408" w:author="Xiya Song" w:date="2025-12-19T17:35:00Z" w16du:dateUtc="2025-12-19T16:35:00Z">
        <w:r w:rsidRPr="00BD0B84">
          <w:rPr>
            <w:b/>
            <w:bCs/>
            <w:i w:val="0"/>
            <w:iCs w:val="0"/>
            <w:sz w:val="21"/>
            <w:szCs w:val="21"/>
            <w:rPrChange w:id="409" w:author="Xiya Song" w:date="2025-12-19T17:35:00Z" w16du:dateUtc="2025-12-19T16:35:00Z">
              <w:rPr/>
            </w:rPrChange>
          </w:rPr>
          <w:t xml:space="preserve">Figure </w:t>
        </w:r>
      </w:ins>
      <w:ins w:id="410" w:author="Xiya Song" w:date="2025-12-19T17:45:00Z" w16du:dateUtc="2025-12-19T16:45:00Z">
        <w:r w:rsidR="008E30AF">
          <w:rPr>
            <w:b/>
            <w:bCs/>
            <w:i w:val="0"/>
            <w:iCs w:val="0"/>
            <w:sz w:val="21"/>
            <w:szCs w:val="21"/>
          </w:rPr>
          <w:t>4</w:t>
        </w:r>
      </w:ins>
      <w:ins w:id="411" w:author="Xiya Song" w:date="2025-12-19T17:35:00Z" w16du:dateUtc="2025-12-19T16:35:00Z">
        <w:r w:rsidRPr="00BD0B84">
          <w:rPr>
            <w:b/>
            <w:bCs/>
            <w:i w:val="0"/>
            <w:iCs w:val="0"/>
            <w:sz w:val="21"/>
            <w:szCs w:val="21"/>
            <w:rPrChange w:id="412" w:author="Xiya Song" w:date="2025-12-19T17:35:00Z" w16du:dateUtc="2025-12-19T16:35:00Z">
              <w:rPr/>
            </w:rPrChange>
          </w:rPr>
          <w:t>.</w:t>
        </w:r>
        <w:r w:rsidRPr="00BD0B84">
          <w:rPr>
            <w:b/>
            <w:bCs/>
            <w:i w:val="0"/>
            <w:iCs w:val="0"/>
            <w:sz w:val="21"/>
            <w:szCs w:val="21"/>
            <w:rPrChange w:id="413" w:author="Xiya Song" w:date="2025-12-19T17:35:00Z" w16du:dateUtc="2025-12-19T16:35:00Z">
              <w:rPr>
                <w:b/>
                <w:bCs/>
                <w:sz w:val="21"/>
                <w:szCs w:val="21"/>
              </w:rPr>
            </w:rPrChange>
          </w:rPr>
          <w:t xml:space="preserve"> </w:t>
        </w:r>
      </w:ins>
      <w:ins w:id="414" w:author="Xiya Song" w:date="2025-12-19T17:54:00Z" w16du:dateUtc="2025-12-19T16:54:00Z">
        <w:r w:rsidR="000A01E0">
          <w:rPr>
            <w:b/>
            <w:bCs/>
            <w:i w:val="0"/>
            <w:iCs w:val="0"/>
            <w:sz w:val="21"/>
            <w:szCs w:val="21"/>
          </w:rPr>
          <w:t xml:space="preserve">Binary and </w:t>
        </w:r>
      </w:ins>
      <w:ins w:id="415" w:author="Xiya Song" w:date="2025-12-19T17:35:00Z" w16du:dateUtc="2025-12-19T16:35:00Z">
        <w:r w:rsidRPr="00BD0B84">
          <w:rPr>
            <w:b/>
            <w:bCs/>
            <w:i w:val="0"/>
            <w:iCs w:val="0"/>
            <w:sz w:val="21"/>
            <w:szCs w:val="21"/>
            <w:rPrChange w:id="416" w:author="Xiya Song" w:date="2025-12-19T17:35:00Z" w16du:dateUtc="2025-12-19T16:35:00Z">
              <w:rPr/>
            </w:rPrChange>
          </w:rPr>
          <w:t>Multiclass ROC Curves</w:t>
        </w:r>
        <w:r w:rsidRPr="00BD0B84">
          <w:rPr>
            <w:b/>
            <w:bCs/>
            <w:i w:val="0"/>
            <w:iCs w:val="0"/>
            <w:sz w:val="21"/>
            <w:szCs w:val="21"/>
            <w:rPrChange w:id="417" w:author="Xiya Song" w:date="2025-12-19T17:35:00Z" w16du:dateUtc="2025-12-19T16:35:00Z">
              <w:rPr>
                <w:b/>
                <w:bCs/>
                <w:sz w:val="21"/>
                <w:szCs w:val="21"/>
              </w:rPr>
            </w:rPrChange>
          </w:rPr>
          <w:t xml:space="preserve"> for different models</w:t>
        </w:r>
      </w:ins>
    </w:p>
    <w:p w14:paraId="0A515CCE" w14:textId="7D07B566" w:rsidR="003C5E08" w:rsidRPr="003C5E08" w:rsidDel="00BD0B84" w:rsidRDefault="003C5E08" w:rsidP="003C5E08">
      <w:pPr>
        <w:shd w:val="clear" w:color="auto" w:fill="FFFFFF"/>
        <w:spacing w:before="100" w:beforeAutospacing="1" w:after="100" w:afterAutospacing="1" w:line="240" w:lineRule="auto"/>
        <w:jc w:val="both"/>
        <w:textAlignment w:val="top"/>
        <w:outlineLvl w:val="2"/>
        <w:rPr>
          <w:moveFrom w:id="418" w:author="Xiya Song" w:date="2025-12-19T17:42:00Z" w16du:dateUtc="2025-12-19T16:42:00Z"/>
          <w:rFonts w:ascii="Arial" w:eastAsia="Times New Roman" w:hAnsi="Arial" w:cs="Arial"/>
          <w:b/>
          <w:bCs/>
          <w:color w:val="1F2328"/>
          <w:kern w:val="0"/>
          <w:lang w:val="en-SE"/>
          <w14:ligatures w14:val="none"/>
        </w:rPr>
      </w:pPr>
      <w:moveFromRangeStart w:id="419" w:author="Xiya Song" w:date="2025-12-19T17:42:00Z" w:name="move217058568"/>
      <w:moveFrom w:id="420" w:author="Xiya Song" w:date="2025-12-19T17:42:00Z" w16du:dateUtc="2025-12-19T16:42:00Z">
        <w:r w:rsidRPr="003C5E08" w:rsidDel="00BD0B84">
          <w:rPr>
            <w:rFonts w:ascii="Arial" w:eastAsia="Times New Roman" w:hAnsi="Arial" w:cs="Arial"/>
            <w:b/>
            <w:bCs/>
            <w:color w:val="1F2328"/>
            <w:kern w:val="0"/>
            <w:lang w:val="en-SE"/>
            <w14:ligatures w14:val="none"/>
          </w:rPr>
          <w:t>Deep Neural Network (TensorFlow on Google Colab)</w:t>
        </w:r>
      </w:moveFrom>
    </w:p>
    <w:p w14:paraId="6E621144" w14:textId="0BB3B0D1" w:rsidR="003C5E08" w:rsidRPr="003C5E08" w:rsidDel="00BD0B84" w:rsidRDefault="003C5E08" w:rsidP="003C5E08">
      <w:pPr>
        <w:shd w:val="clear" w:color="auto" w:fill="FFFFFF"/>
        <w:spacing w:before="100" w:beforeAutospacing="1" w:after="100" w:afterAutospacing="1" w:line="240" w:lineRule="auto"/>
        <w:jc w:val="both"/>
        <w:textAlignment w:val="top"/>
        <w:rPr>
          <w:moveFrom w:id="421" w:author="Xiya Song" w:date="2025-12-19T17:42:00Z" w16du:dateUtc="2025-12-19T16:42:00Z"/>
          <w:rFonts w:ascii="Arial" w:eastAsia="Times New Roman" w:hAnsi="Arial" w:cs="Arial"/>
          <w:color w:val="1F2328"/>
          <w:kern w:val="0"/>
          <w:lang w:val="en-SE"/>
          <w14:ligatures w14:val="none"/>
        </w:rPr>
      </w:pPr>
      <w:moveFrom w:id="422" w:author="Xiya Song" w:date="2025-12-19T17:42:00Z" w16du:dateUtc="2025-12-19T16:42:00Z">
        <w:r w:rsidRPr="003C5E08" w:rsidDel="00BD0B84">
          <w:rPr>
            <w:rFonts w:ascii="Arial" w:eastAsia="Times New Roman" w:hAnsi="Arial" w:cs="Arial"/>
            <w:color w:val="1F2328"/>
            <w:kern w:val="0"/>
            <w:lang w:val="en-SE"/>
            <w14:ligatures w14:val="none"/>
          </w:rPr>
          <w:t>Due to local environment compatibility issues, a Deep Neural Network (DNN) model using TensorFlow/Keras was developed and executed on Google Colab, leveraging GPU acceleration. The DNN was configured for binary classification (Control vs. DCM) with the following architecture:</w:t>
        </w:r>
      </w:moveFrom>
    </w:p>
    <w:p w14:paraId="433D5404" w14:textId="099D5734" w:rsidR="003C5E08" w:rsidRPr="003C5E08" w:rsidDel="00BD0B84" w:rsidRDefault="003C5E08" w:rsidP="003C5E08">
      <w:pPr>
        <w:numPr>
          <w:ilvl w:val="0"/>
          <w:numId w:val="15"/>
        </w:numPr>
        <w:shd w:val="clear" w:color="auto" w:fill="FFFFFF"/>
        <w:spacing w:beforeAutospacing="1" w:after="0" w:afterAutospacing="1" w:line="240" w:lineRule="auto"/>
        <w:jc w:val="both"/>
        <w:textAlignment w:val="top"/>
        <w:rPr>
          <w:moveFrom w:id="423" w:author="Xiya Song" w:date="2025-12-19T17:42:00Z" w16du:dateUtc="2025-12-19T16:42:00Z"/>
          <w:rFonts w:ascii="Arial" w:eastAsia="Times New Roman" w:hAnsi="Arial" w:cs="Arial"/>
          <w:color w:val="1F2328"/>
          <w:kern w:val="0"/>
          <w:lang w:val="en-SE"/>
          <w14:ligatures w14:val="none"/>
        </w:rPr>
      </w:pPr>
      <w:moveFrom w:id="424" w:author="Xiya Song" w:date="2025-12-19T17:42:00Z" w16du:dateUtc="2025-12-19T16:42:00Z">
        <w:r w:rsidRPr="003C5E08" w:rsidDel="00BD0B84">
          <w:rPr>
            <w:rFonts w:ascii="Arial" w:eastAsia="Times New Roman" w:hAnsi="Arial" w:cs="Arial"/>
            <w:b/>
            <w:bCs/>
            <w:color w:val="1F2328"/>
            <w:kern w:val="0"/>
            <w:lang w:val="en-SE"/>
            <w14:ligatures w14:val="none"/>
          </w:rPr>
          <w:t>Input Layer:</w:t>
        </w:r>
        <w:r w:rsidRPr="003C5E08" w:rsidDel="00BD0B84">
          <w:rPr>
            <w:rFonts w:ascii="Arial" w:eastAsia="Times New Roman" w:hAnsi="Arial" w:cs="Arial"/>
            <w:color w:val="1F2328"/>
            <w:kern w:val="0"/>
            <w:lang w:val="en-SE"/>
            <w14:ligatures w14:val="none"/>
          </w:rPr>
          <w:t> Dense(512, activation='relu', input_shape=(num_features,))</w:t>
        </w:r>
      </w:moveFrom>
    </w:p>
    <w:p w14:paraId="22CCF01A" w14:textId="29A217E5" w:rsidR="003C5E08" w:rsidRPr="003C5E08" w:rsidDel="00BD0B84" w:rsidRDefault="003C5E08" w:rsidP="003C5E08">
      <w:pPr>
        <w:numPr>
          <w:ilvl w:val="0"/>
          <w:numId w:val="15"/>
        </w:numPr>
        <w:shd w:val="clear" w:color="auto" w:fill="FFFFFF"/>
        <w:spacing w:after="0" w:afterAutospacing="1" w:line="240" w:lineRule="auto"/>
        <w:jc w:val="both"/>
        <w:textAlignment w:val="top"/>
        <w:rPr>
          <w:moveFrom w:id="425" w:author="Xiya Song" w:date="2025-12-19T17:42:00Z" w16du:dateUtc="2025-12-19T16:42:00Z"/>
          <w:rFonts w:ascii="Arial" w:eastAsia="Times New Roman" w:hAnsi="Arial" w:cs="Arial"/>
          <w:color w:val="1F2328"/>
          <w:kern w:val="0"/>
          <w:lang w:val="en-SE"/>
          <w14:ligatures w14:val="none"/>
        </w:rPr>
      </w:pPr>
      <w:moveFrom w:id="426" w:author="Xiya Song" w:date="2025-12-19T17:42:00Z" w16du:dateUtc="2025-12-19T16:42:00Z">
        <w:r w:rsidRPr="003C5E08" w:rsidDel="00BD0B84">
          <w:rPr>
            <w:rFonts w:ascii="Arial" w:eastAsia="Times New Roman" w:hAnsi="Arial" w:cs="Arial"/>
            <w:b/>
            <w:bCs/>
            <w:color w:val="1F2328"/>
            <w:kern w:val="0"/>
            <w:lang w:val="en-SE"/>
            <w14:ligatures w14:val="none"/>
          </w:rPr>
          <w:t>Hidden Layer 1:</w:t>
        </w:r>
        <w:r w:rsidRPr="003C5E08" w:rsidDel="00BD0B84">
          <w:rPr>
            <w:rFonts w:ascii="Arial" w:eastAsia="Times New Roman" w:hAnsi="Arial" w:cs="Arial"/>
            <w:color w:val="1F2328"/>
            <w:kern w:val="0"/>
            <w:lang w:val="en-SE"/>
            <w14:ligatures w14:val="none"/>
          </w:rPr>
          <w:t> Dropout(0.3)</w:t>
        </w:r>
      </w:moveFrom>
    </w:p>
    <w:p w14:paraId="2B23D656" w14:textId="74257F30" w:rsidR="003C5E08" w:rsidRPr="003C5E08" w:rsidDel="00BD0B84" w:rsidRDefault="003C5E08" w:rsidP="003C5E08">
      <w:pPr>
        <w:numPr>
          <w:ilvl w:val="0"/>
          <w:numId w:val="15"/>
        </w:numPr>
        <w:shd w:val="clear" w:color="auto" w:fill="FFFFFF"/>
        <w:spacing w:after="0" w:afterAutospacing="1" w:line="240" w:lineRule="auto"/>
        <w:jc w:val="both"/>
        <w:textAlignment w:val="top"/>
        <w:rPr>
          <w:moveFrom w:id="427" w:author="Xiya Song" w:date="2025-12-19T17:42:00Z" w16du:dateUtc="2025-12-19T16:42:00Z"/>
          <w:rFonts w:ascii="Arial" w:eastAsia="Times New Roman" w:hAnsi="Arial" w:cs="Arial"/>
          <w:color w:val="1F2328"/>
          <w:kern w:val="0"/>
          <w:lang w:val="en-SE"/>
          <w14:ligatures w14:val="none"/>
        </w:rPr>
      </w:pPr>
      <w:moveFrom w:id="428" w:author="Xiya Song" w:date="2025-12-19T17:42:00Z" w16du:dateUtc="2025-12-19T16:42:00Z">
        <w:r w:rsidRPr="003C5E08" w:rsidDel="00BD0B84">
          <w:rPr>
            <w:rFonts w:ascii="Arial" w:eastAsia="Times New Roman" w:hAnsi="Arial" w:cs="Arial"/>
            <w:b/>
            <w:bCs/>
            <w:color w:val="1F2328"/>
            <w:kern w:val="0"/>
            <w:lang w:val="en-SE"/>
            <w14:ligatures w14:val="none"/>
          </w:rPr>
          <w:t>Hidden Layer 2:</w:t>
        </w:r>
        <w:r w:rsidRPr="003C5E08" w:rsidDel="00BD0B84">
          <w:rPr>
            <w:rFonts w:ascii="Arial" w:eastAsia="Times New Roman" w:hAnsi="Arial" w:cs="Arial"/>
            <w:color w:val="1F2328"/>
            <w:kern w:val="0"/>
            <w:lang w:val="en-SE"/>
            <w14:ligatures w14:val="none"/>
          </w:rPr>
          <w:t> Dense(128, activation='relu')</w:t>
        </w:r>
      </w:moveFrom>
    </w:p>
    <w:p w14:paraId="18E26042" w14:textId="4C8D36B2" w:rsidR="003C5E08" w:rsidRPr="003C5E08" w:rsidDel="00BD0B84" w:rsidRDefault="003C5E08" w:rsidP="003C5E08">
      <w:pPr>
        <w:numPr>
          <w:ilvl w:val="0"/>
          <w:numId w:val="15"/>
        </w:numPr>
        <w:shd w:val="clear" w:color="auto" w:fill="FFFFFF"/>
        <w:spacing w:after="0" w:afterAutospacing="1" w:line="240" w:lineRule="auto"/>
        <w:jc w:val="both"/>
        <w:textAlignment w:val="top"/>
        <w:rPr>
          <w:moveFrom w:id="429" w:author="Xiya Song" w:date="2025-12-19T17:42:00Z" w16du:dateUtc="2025-12-19T16:42:00Z"/>
          <w:rFonts w:ascii="Arial" w:eastAsia="Times New Roman" w:hAnsi="Arial" w:cs="Arial"/>
          <w:color w:val="1F2328"/>
          <w:kern w:val="0"/>
          <w:lang w:val="en-SE"/>
          <w14:ligatures w14:val="none"/>
        </w:rPr>
      </w:pPr>
      <w:moveFrom w:id="430" w:author="Xiya Song" w:date="2025-12-19T17:42:00Z" w16du:dateUtc="2025-12-19T16:42:00Z">
        <w:r w:rsidRPr="003C5E08" w:rsidDel="00BD0B84">
          <w:rPr>
            <w:rFonts w:ascii="Arial" w:eastAsia="Times New Roman" w:hAnsi="Arial" w:cs="Arial"/>
            <w:b/>
            <w:bCs/>
            <w:color w:val="1F2328"/>
            <w:kern w:val="0"/>
            <w:lang w:val="en-SE"/>
            <w14:ligatures w14:val="none"/>
          </w:rPr>
          <w:t>Hidden Layer 3:</w:t>
        </w:r>
        <w:r w:rsidRPr="003C5E08" w:rsidDel="00BD0B84">
          <w:rPr>
            <w:rFonts w:ascii="Arial" w:eastAsia="Times New Roman" w:hAnsi="Arial" w:cs="Arial"/>
            <w:color w:val="1F2328"/>
            <w:kern w:val="0"/>
            <w:lang w:val="en-SE"/>
            <w14:ligatures w14:val="none"/>
          </w:rPr>
          <w:t> Dropout(0.2)</w:t>
        </w:r>
      </w:moveFrom>
    </w:p>
    <w:p w14:paraId="3F93949A" w14:textId="33E6A410" w:rsidR="003C5E08" w:rsidRPr="003C5E08" w:rsidDel="00BD0B84" w:rsidRDefault="003C5E08" w:rsidP="003C5E08">
      <w:pPr>
        <w:numPr>
          <w:ilvl w:val="0"/>
          <w:numId w:val="15"/>
        </w:numPr>
        <w:shd w:val="clear" w:color="auto" w:fill="FFFFFF"/>
        <w:spacing w:after="0" w:afterAutospacing="1" w:line="240" w:lineRule="auto"/>
        <w:jc w:val="both"/>
        <w:textAlignment w:val="top"/>
        <w:rPr>
          <w:moveFrom w:id="431" w:author="Xiya Song" w:date="2025-12-19T17:42:00Z" w16du:dateUtc="2025-12-19T16:42:00Z"/>
          <w:rFonts w:ascii="Arial" w:eastAsia="Times New Roman" w:hAnsi="Arial" w:cs="Arial"/>
          <w:color w:val="1F2328"/>
          <w:kern w:val="0"/>
          <w:lang w:val="en-SE"/>
          <w14:ligatures w14:val="none"/>
        </w:rPr>
      </w:pPr>
      <w:moveFrom w:id="432" w:author="Xiya Song" w:date="2025-12-19T17:42:00Z" w16du:dateUtc="2025-12-19T16:42:00Z">
        <w:r w:rsidRPr="003C5E08" w:rsidDel="00BD0B84">
          <w:rPr>
            <w:rFonts w:ascii="Arial" w:eastAsia="Times New Roman" w:hAnsi="Arial" w:cs="Arial"/>
            <w:b/>
            <w:bCs/>
            <w:color w:val="1F2328"/>
            <w:kern w:val="0"/>
            <w:lang w:val="en-SE"/>
            <w14:ligatures w14:val="none"/>
          </w:rPr>
          <w:t>Output Layer:</w:t>
        </w:r>
        <w:r w:rsidRPr="003C5E08" w:rsidDel="00BD0B84">
          <w:rPr>
            <w:rFonts w:ascii="Arial" w:eastAsia="Times New Roman" w:hAnsi="Arial" w:cs="Arial"/>
            <w:color w:val="1F2328"/>
            <w:kern w:val="0"/>
            <w:lang w:val="en-SE"/>
            <w14:ligatures w14:val="none"/>
          </w:rPr>
          <w:t> Dense(1, activation='sigmoid')</w:t>
        </w:r>
      </w:moveFrom>
    </w:p>
    <w:p w14:paraId="1BB89C82" w14:textId="07360F5D" w:rsidR="003C5E08" w:rsidRPr="003C5E08" w:rsidDel="00BD0B84" w:rsidRDefault="003C5E08" w:rsidP="003C5E08">
      <w:pPr>
        <w:numPr>
          <w:ilvl w:val="0"/>
          <w:numId w:val="15"/>
        </w:numPr>
        <w:shd w:val="clear" w:color="auto" w:fill="FFFFFF"/>
        <w:spacing w:after="0" w:afterAutospacing="1" w:line="240" w:lineRule="auto"/>
        <w:jc w:val="both"/>
        <w:textAlignment w:val="top"/>
        <w:rPr>
          <w:moveFrom w:id="433" w:author="Xiya Song" w:date="2025-12-19T17:42:00Z" w16du:dateUtc="2025-12-19T16:42:00Z"/>
          <w:rFonts w:ascii="Arial" w:eastAsia="Times New Roman" w:hAnsi="Arial" w:cs="Arial"/>
          <w:color w:val="1F2328"/>
          <w:kern w:val="0"/>
          <w:lang w:val="en-SE"/>
          <w14:ligatures w14:val="none"/>
        </w:rPr>
      </w:pPr>
      <w:moveFrom w:id="434" w:author="Xiya Song" w:date="2025-12-19T17:42:00Z" w16du:dateUtc="2025-12-19T16:42:00Z">
        <w:r w:rsidRPr="003C5E08" w:rsidDel="00BD0B84">
          <w:rPr>
            <w:rFonts w:ascii="Arial" w:eastAsia="Times New Roman" w:hAnsi="Arial" w:cs="Arial"/>
            <w:b/>
            <w:bCs/>
            <w:color w:val="1F2328"/>
            <w:kern w:val="0"/>
            <w:lang w:val="en-SE"/>
            <w14:ligatures w14:val="none"/>
          </w:rPr>
          <w:t>Compilation:</w:t>
        </w:r>
        <w:r w:rsidRPr="003C5E08" w:rsidDel="00BD0B84">
          <w:rPr>
            <w:rFonts w:ascii="Arial" w:eastAsia="Times New Roman" w:hAnsi="Arial" w:cs="Arial"/>
            <w:color w:val="1F2328"/>
            <w:kern w:val="0"/>
            <w:lang w:val="en-SE"/>
            <w14:ligatures w14:val="none"/>
          </w:rPr>
          <w:t> optimizer='adam', loss='binary_crossentropy', metrics=['accuracy', tf.keras.metrics.AUC(name='auc')]</w:t>
        </w:r>
      </w:moveFrom>
    </w:p>
    <w:p w14:paraId="277305B2" w14:textId="70025146" w:rsidR="00453441" w:rsidRPr="003C5E08" w:rsidRDefault="003C5E08" w:rsidP="008E30AF">
      <w:pPr>
        <w:pStyle w:val="Caption"/>
        <w:jc w:val="center"/>
        <w:rPr>
          <w:lang w:val="en-SE"/>
        </w:rPr>
        <w:pPrChange w:id="435" w:author="Xiya Song" w:date="2025-12-19T17:50:00Z" w16du:dateUtc="2025-12-19T16:50:00Z">
          <w:pPr>
            <w:numPr>
              <w:numId w:val="15"/>
            </w:numPr>
            <w:shd w:val="clear" w:color="auto" w:fill="FFFFFF"/>
            <w:tabs>
              <w:tab w:val="num" w:pos="720"/>
            </w:tabs>
            <w:spacing w:after="0" w:afterAutospacing="1" w:line="240" w:lineRule="auto"/>
            <w:ind w:left="720" w:hanging="360"/>
            <w:jc w:val="both"/>
            <w:textAlignment w:val="top"/>
          </w:pPr>
        </w:pPrChange>
      </w:pPr>
      <w:moveFrom w:id="436" w:author="Xiya Song" w:date="2025-12-19T17:42:00Z" w16du:dateUtc="2025-12-19T16:42:00Z">
        <w:r w:rsidRPr="003C5E08" w:rsidDel="00BD0B84">
          <w:rPr>
            <w:b/>
            <w:bCs/>
            <w:lang w:val="en-SE"/>
          </w:rPr>
          <w:t>Training:</w:t>
        </w:r>
        <w:r w:rsidRPr="003C5E08" w:rsidDel="00BD0B84">
          <w:rPr>
            <w:lang w:val="en-SE"/>
          </w:rPr>
          <w:t> epochs=100, batch_size=32, validation_split=0.2, EarlyStopping callback.</w:t>
        </w:r>
      </w:moveFrom>
      <w:moveFromRangeEnd w:id="419"/>
      <w:del w:id="437" w:author="Xiya Song" w:date="2025-12-19T17:43:00Z" w16du:dateUtc="2025-12-19T16:43:00Z">
        <w:r w:rsidR="00453441" w:rsidRPr="00453441" w:rsidDel="008E30AF">
          <w:rPr>
            <w:noProof/>
            <w:lang w:val="en-SE"/>
          </w:rPr>
          <w:drawing>
            <wp:inline distT="0" distB="0" distL="0" distR="0" wp14:anchorId="7264843C" wp14:editId="23F4DAE6">
              <wp:extent cx="5731510" cy="4716780"/>
              <wp:effectExtent l="0" t="0" r="0" b="0"/>
              <wp:docPr id="485671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71553" name="Picture 1" descr="A screenshot of a computer&#10;&#10;AI-generated content may be incorrect."/>
                      <pic:cNvPicPr/>
                    </pic:nvPicPr>
                    <pic:blipFill>
                      <a:blip r:embed="rId9"/>
                      <a:stretch>
                        <a:fillRect/>
                      </a:stretch>
                    </pic:blipFill>
                    <pic:spPr>
                      <a:xfrm>
                        <a:off x="0" y="0"/>
                        <a:ext cx="5731510" cy="4716780"/>
                      </a:xfrm>
                      <a:prstGeom prst="rect">
                        <a:avLst/>
                      </a:prstGeom>
                    </pic:spPr>
                  </pic:pic>
                </a:graphicData>
              </a:graphic>
            </wp:inline>
          </w:drawing>
        </w:r>
      </w:del>
    </w:p>
    <w:p w14:paraId="30F30FBE" w14:textId="03560002" w:rsidR="003C5E08" w:rsidDel="00C46A91" w:rsidRDefault="003C5E08" w:rsidP="003C5E08">
      <w:pPr>
        <w:shd w:val="clear" w:color="auto" w:fill="FFFFFF"/>
        <w:spacing w:before="100" w:beforeAutospacing="1" w:after="100" w:afterAutospacing="1" w:line="240" w:lineRule="auto"/>
        <w:jc w:val="both"/>
        <w:textAlignment w:val="top"/>
        <w:outlineLvl w:val="2"/>
        <w:rPr>
          <w:del w:id="438" w:author="Xiya Song" w:date="2025-12-19T17:59:00Z" w16du:dateUtc="2025-12-19T16:59:00Z"/>
          <w:rFonts w:ascii="Arial" w:eastAsia="Times New Roman" w:hAnsi="Arial" w:cs="Arial"/>
          <w:color w:val="1F2328"/>
          <w:kern w:val="0"/>
          <w:lang w:val="en-SE"/>
          <w14:ligatures w14:val="none"/>
        </w:rPr>
      </w:pPr>
      <w:del w:id="439" w:author="Xiya Song" w:date="2025-12-19T17:58:00Z" w16du:dateUtc="2025-12-19T16:58:00Z">
        <w:r w:rsidRPr="003C5E08" w:rsidDel="000A01E0">
          <w:rPr>
            <w:rFonts w:ascii="Arial" w:eastAsia="Times New Roman" w:hAnsi="Arial" w:cs="Arial"/>
            <w:color w:val="1F2328"/>
            <w:kern w:val="0"/>
            <w:lang w:val="en-SE"/>
            <w14:ligatures w14:val="none"/>
          </w:rPr>
          <w:delText xml:space="preserve">This DNN achieved strong performance, similar to the top scikit-learn models, demonstrating the potential of deep learning for this task when appropriate computational resources are available. </w:delText>
        </w:r>
      </w:del>
      <w:del w:id="440" w:author="Xiya Song" w:date="2025-12-19T17:59:00Z" w16du:dateUtc="2025-12-19T16:59:00Z">
        <w:r w:rsidRPr="003C5E08" w:rsidDel="000A01E0">
          <w:rPr>
            <w:rFonts w:ascii="Arial" w:eastAsia="Times New Roman" w:hAnsi="Arial" w:cs="Arial"/>
            <w:color w:val="1F2328"/>
            <w:kern w:val="0"/>
            <w:lang w:val="en-SE"/>
            <w14:ligatures w14:val="none"/>
          </w:rPr>
          <w:delText>TensorBoard was used to monitor the training process and visualize model metrics.</w:delText>
        </w:r>
      </w:del>
    </w:p>
    <w:p w14:paraId="055E8B97" w14:textId="4C8CFCEE" w:rsidR="00C46A91" w:rsidRDefault="00C46A91" w:rsidP="003C5E08">
      <w:pPr>
        <w:shd w:val="clear" w:color="auto" w:fill="FFFFFF"/>
        <w:spacing w:before="100" w:beforeAutospacing="1" w:after="100" w:afterAutospacing="1" w:line="240" w:lineRule="auto"/>
        <w:jc w:val="both"/>
        <w:textAlignment w:val="top"/>
        <w:rPr>
          <w:ins w:id="441" w:author="Xiya Song" w:date="2025-12-19T18:04:00Z" w16du:dateUtc="2025-12-19T17:04:00Z"/>
          <w:rFonts w:ascii="Arial" w:eastAsia="Times New Roman" w:hAnsi="Arial" w:cs="Arial"/>
          <w:color w:val="1F2328"/>
          <w:kern w:val="0"/>
          <w:lang w:val="en-SE"/>
          <w14:ligatures w14:val="none"/>
        </w:rPr>
      </w:pPr>
      <w:ins w:id="442" w:author="Xiya Song" w:date="2025-12-19T18:03:00Z" w16du:dateUtc="2025-12-19T17:03:00Z">
        <w:r>
          <w:rPr>
            <w:rFonts w:ascii="Arial" w:eastAsia="Times New Roman" w:hAnsi="Arial" w:cs="Arial"/>
            <w:color w:val="1F2328"/>
            <w:kern w:val="0"/>
            <w:lang w:val="en-SE"/>
            <w14:ligatures w14:val="none"/>
          </w:rPr>
          <w:t>In addition, confusion matri</w:t>
        </w:r>
      </w:ins>
      <w:ins w:id="443" w:author="Xiya Song" w:date="2025-12-19T18:04:00Z" w16du:dateUtc="2025-12-19T17:04:00Z">
        <w:r>
          <w:rPr>
            <w:rFonts w:ascii="Arial" w:eastAsia="Times New Roman" w:hAnsi="Arial" w:cs="Arial"/>
            <w:color w:val="1F2328"/>
            <w:kern w:val="0"/>
            <w:lang w:val="en-SE"/>
            <w14:ligatures w14:val="none"/>
          </w:rPr>
          <w:t>ce</w:t>
        </w:r>
      </w:ins>
      <w:ins w:id="444" w:author="Xiya Song" w:date="2025-12-19T18:03:00Z" w16du:dateUtc="2025-12-19T17:03:00Z">
        <w:r>
          <w:rPr>
            <w:rFonts w:ascii="Arial" w:eastAsia="Times New Roman" w:hAnsi="Arial" w:cs="Arial"/>
            <w:color w:val="1F2328"/>
            <w:kern w:val="0"/>
            <w:lang w:val="en-SE"/>
            <w14:ligatures w14:val="none"/>
          </w:rPr>
          <w:t>s were generated for all models for visualizing their performance in the 3-class prob</w:t>
        </w:r>
      </w:ins>
      <w:ins w:id="445" w:author="Xiya Song" w:date="2025-12-19T18:04:00Z" w16du:dateUtc="2025-12-19T17:04:00Z">
        <w:r>
          <w:rPr>
            <w:rFonts w:ascii="Arial" w:eastAsia="Times New Roman" w:hAnsi="Arial" w:cs="Arial"/>
            <w:color w:val="1F2328"/>
            <w:kern w:val="0"/>
            <w:lang w:val="en-SE"/>
            <w14:ligatures w14:val="none"/>
          </w:rPr>
          <w:t>le</w:t>
        </w:r>
      </w:ins>
      <w:ins w:id="446" w:author="Xiya Song" w:date="2025-12-19T18:03:00Z" w16du:dateUtc="2025-12-19T17:03:00Z">
        <w:r>
          <w:rPr>
            <w:rFonts w:ascii="Arial" w:eastAsia="Times New Roman" w:hAnsi="Arial" w:cs="Arial"/>
            <w:color w:val="1F2328"/>
            <w:kern w:val="0"/>
            <w:lang w:val="en-SE"/>
            <w14:ligatures w14:val="none"/>
          </w:rPr>
          <w:t>m (</w:t>
        </w:r>
        <w:r w:rsidRPr="00C46A91">
          <w:rPr>
            <w:rFonts w:ascii="Arial" w:eastAsia="Times New Roman" w:hAnsi="Arial" w:cs="Arial"/>
            <w:b/>
            <w:bCs/>
            <w:color w:val="1F2328"/>
            <w:kern w:val="0"/>
            <w:lang w:val="en-SE"/>
            <w14:ligatures w14:val="none"/>
            <w:rPrChange w:id="447" w:author="Xiya Song" w:date="2025-12-19T18:04:00Z" w16du:dateUtc="2025-12-19T17:04:00Z">
              <w:rPr>
                <w:rFonts w:ascii="Arial" w:eastAsia="Times New Roman" w:hAnsi="Arial" w:cs="Arial"/>
                <w:color w:val="1F2328"/>
                <w:kern w:val="0"/>
                <w:lang w:val="en-SE"/>
                <w14:ligatures w14:val="none"/>
              </w:rPr>
            </w:rPrChange>
          </w:rPr>
          <w:t xml:space="preserve">Figure </w:t>
        </w:r>
      </w:ins>
      <w:ins w:id="448" w:author="Xiya Song" w:date="2025-12-19T18:04:00Z" w16du:dateUtc="2025-12-19T17:04:00Z">
        <w:r w:rsidRPr="00C46A91">
          <w:rPr>
            <w:rFonts w:ascii="Arial" w:eastAsia="Times New Roman" w:hAnsi="Arial" w:cs="Arial"/>
            <w:b/>
            <w:bCs/>
            <w:color w:val="1F2328"/>
            <w:kern w:val="0"/>
            <w:lang w:val="en-SE"/>
            <w14:ligatures w14:val="none"/>
            <w:rPrChange w:id="449" w:author="Xiya Song" w:date="2025-12-19T18:04:00Z" w16du:dateUtc="2025-12-19T17:04:00Z">
              <w:rPr>
                <w:rFonts w:ascii="Arial" w:eastAsia="Times New Roman" w:hAnsi="Arial" w:cs="Arial"/>
                <w:color w:val="1F2328"/>
                <w:kern w:val="0"/>
                <w:lang w:val="en-SE"/>
                <w14:ligatures w14:val="none"/>
              </w:rPr>
            </w:rPrChange>
          </w:rPr>
          <w:t>5</w:t>
        </w:r>
      </w:ins>
      <w:ins w:id="450" w:author="Xiya Song" w:date="2025-12-19T18:03:00Z" w16du:dateUtc="2025-12-19T17:03:00Z">
        <w:r>
          <w:rPr>
            <w:rFonts w:ascii="Arial" w:eastAsia="Times New Roman" w:hAnsi="Arial" w:cs="Arial"/>
            <w:color w:val="1F2328"/>
            <w:kern w:val="0"/>
            <w:lang w:val="en-SE"/>
            <w14:ligatures w14:val="none"/>
          </w:rPr>
          <w:t>)</w:t>
        </w:r>
      </w:ins>
      <w:ins w:id="451" w:author="Xiya Song" w:date="2025-12-19T18:07:00Z" w16du:dateUtc="2025-12-19T17:07:00Z">
        <w:r>
          <w:rPr>
            <w:rFonts w:ascii="Arial" w:eastAsia="Times New Roman" w:hAnsi="Arial" w:cs="Arial"/>
            <w:color w:val="1F2328"/>
            <w:kern w:val="0"/>
            <w:lang w:val="en-SE"/>
            <w14:ligatures w14:val="none"/>
          </w:rPr>
          <w:t>. We can see that the major problem is the prediction for HCM, due to the limited sample size.</w:t>
        </w:r>
      </w:ins>
    </w:p>
    <w:p w14:paraId="27F3BB4A" w14:textId="01BDA022" w:rsidR="00C46A91" w:rsidRDefault="00C46A91" w:rsidP="003C5E08">
      <w:pPr>
        <w:shd w:val="clear" w:color="auto" w:fill="FFFFFF"/>
        <w:spacing w:before="100" w:beforeAutospacing="1" w:after="100" w:afterAutospacing="1" w:line="240" w:lineRule="auto"/>
        <w:jc w:val="both"/>
        <w:textAlignment w:val="top"/>
        <w:rPr>
          <w:ins w:id="452" w:author="Xiya Song" w:date="2025-12-19T18:06:00Z" w16du:dateUtc="2025-12-19T17:06:00Z"/>
        </w:rPr>
      </w:pPr>
      <w:ins w:id="453" w:author="Xiya Song" w:date="2025-12-19T18:04:00Z" w16du:dateUtc="2025-12-19T17:04:00Z">
        <w:r>
          <w:lastRenderedPageBreak/>
          <w:fldChar w:fldCharType="begin"/>
        </w:r>
        <w:r>
          <w:instrText xml:space="preserve"> INCLUDEPICTURE "https://github.com/xiyasong/DDLS_Project/blob/main/data/confusion_matrix_Decision_Tree.png?raw=true" \* MERGEFORMATINET </w:instrText>
        </w:r>
        <w:r>
          <w:fldChar w:fldCharType="separate"/>
        </w:r>
        <w:r>
          <w:rPr>
            <w:noProof/>
          </w:rPr>
          <w:drawing>
            <wp:inline distT="0" distB="0" distL="0" distR="0" wp14:anchorId="51804CCB" wp14:editId="12083DED">
              <wp:extent cx="2700000" cy="2026800"/>
              <wp:effectExtent l="0" t="0" r="5715" b="5715"/>
              <wp:docPr id="886653066" name="Picture 2" descr="A blue squares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3066" name="Picture 2" descr="A blue squares with numbers and a number on i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0000" cy="2026800"/>
                      </a:xfrm>
                      <a:prstGeom prst="rect">
                        <a:avLst/>
                      </a:prstGeom>
                      <a:noFill/>
                      <a:ln>
                        <a:noFill/>
                      </a:ln>
                    </pic:spPr>
                  </pic:pic>
                </a:graphicData>
              </a:graphic>
            </wp:inline>
          </w:drawing>
        </w:r>
        <w:r>
          <w:fldChar w:fldCharType="end"/>
        </w:r>
        <w:r w:rsidRPr="00C46A91">
          <w:t xml:space="preserve"> </w:t>
        </w:r>
        <w:r>
          <w:fldChar w:fldCharType="begin"/>
        </w:r>
        <w:r>
          <w:instrText xml:space="preserve"> INCLUDEPICTURE "https://github.com/xiyasong/DDLS_Project/blob/main/data/confusion_matrix_Logistic_Regression.png?raw=true" \* MERGEFORMATINET </w:instrText>
        </w:r>
        <w:r>
          <w:fldChar w:fldCharType="separate"/>
        </w:r>
        <w:r>
          <w:rPr>
            <w:noProof/>
          </w:rPr>
          <w:drawing>
            <wp:inline distT="0" distB="0" distL="0" distR="0" wp14:anchorId="1FFE2310" wp14:editId="06309D1E">
              <wp:extent cx="2700000" cy="2026800"/>
              <wp:effectExtent l="0" t="0" r="5715" b="5715"/>
              <wp:docPr id="431119113" name="Picture 3"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19113" name="Picture 3" descr="A diagram of a logistic regressio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0000" cy="2026800"/>
                      </a:xfrm>
                      <a:prstGeom prst="rect">
                        <a:avLst/>
                      </a:prstGeom>
                      <a:noFill/>
                      <a:ln>
                        <a:noFill/>
                      </a:ln>
                    </pic:spPr>
                  </pic:pic>
                </a:graphicData>
              </a:graphic>
            </wp:inline>
          </w:drawing>
        </w:r>
        <w:r>
          <w:fldChar w:fldCharType="end"/>
        </w:r>
        <w:r w:rsidRPr="00C46A91">
          <w:t xml:space="preserve"> </w:t>
        </w:r>
        <w:r>
          <w:fldChar w:fldCharType="begin"/>
        </w:r>
        <w:r>
          <w:instrText xml:space="preserve"> INCLUDEPICTURE "https://github.com/xiyasong/DDLS_Project/blob/main/data/confusion_matrix_Neural_Network_MLP.png?raw=true" \* MERGEFORMATINET </w:instrText>
        </w:r>
        <w:r>
          <w:fldChar w:fldCharType="separate"/>
        </w:r>
        <w:r>
          <w:rPr>
            <w:noProof/>
          </w:rPr>
          <w:drawing>
            <wp:inline distT="0" distB="0" distL="0" distR="0" wp14:anchorId="5B720192" wp14:editId="5FC0E57C">
              <wp:extent cx="2699385" cy="2024389"/>
              <wp:effectExtent l="0" t="0" r="5715" b="0"/>
              <wp:docPr id="1330028128"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28128" name="Picture 4" descr="A diagram of a network&#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9468" cy="2069448"/>
                      </a:xfrm>
                      <a:prstGeom prst="rect">
                        <a:avLst/>
                      </a:prstGeom>
                      <a:noFill/>
                      <a:ln>
                        <a:noFill/>
                      </a:ln>
                    </pic:spPr>
                  </pic:pic>
                </a:graphicData>
              </a:graphic>
            </wp:inline>
          </w:drawing>
        </w:r>
        <w:r>
          <w:fldChar w:fldCharType="end"/>
        </w:r>
      </w:ins>
      <w:ins w:id="454" w:author="Xiya Song" w:date="2025-12-19T18:05:00Z" w16du:dateUtc="2025-12-19T17:05:00Z">
        <w:r w:rsidRPr="00C46A91">
          <w:t xml:space="preserve"> </w:t>
        </w:r>
        <w:r>
          <w:fldChar w:fldCharType="begin"/>
        </w:r>
        <w:r>
          <w:instrText xml:space="preserve"> INCLUDEPICTURE "https://github.com/xiyasong/DDLS_Project/blob/main/data/confusion_matrix_Random_Forest.png?raw=true" \* MERGEFORMATINET </w:instrText>
        </w:r>
        <w:r>
          <w:fldChar w:fldCharType="separate"/>
        </w:r>
        <w:r>
          <w:rPr>
            <w:noProof/>
          </w:rPr>
          <w:drawing>
            <wp:inline distT="0" distB="0" distL="0" distR="0" wp14:anchorId="6749CBCB" wp14:editId="4D2D591F">
              <wp:extent cx="2695273" cy="2021305"/>
              <wp:effectExtent l="0" t="0" r="0" b="0"/>
              <wp:docPr id="1759505118" name="Picture 5" descr="A graph with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5118" name="Picture 5" descr="A graph with a blue squar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32058" cy="2048891"/>
                      </a:xfrm>
                      <a:prstGeom prst="rect">
                        <a:avLst/>
                      </a:prstGeom>
                      <a:noFill/>
                      <a:ln>
                        <a:noFill/>
                      </a:ln>
                    </pic:spPr>
                  </pic:pic>
                </a:graphicData>
              </a:graphic>
            </wp:inline>
          </w:drawing>
        </w:r>
        <w:r>
          <w:fldChar w:fldCharType="end"/>
        </w:r>
        <w:r w:rsidRPr="00C46A91">
          <w:t xml:space="preserve"> </w:t>
        </w:r>
        <w:r>
          <w:fldChar w:fldCharType="begin"/>
        </w:r>
        <w:r>
          <w:instrText xml:space="preserve"> INCLUDEPICTURE "https://github.com/xiyasong/DDLS_Project/blob/main/data/confusion_matrix_SVM_Linear_Kernel.png?raw=true" \* MERGEFORMATINET </w:instrText>
        </w:r>
        <w:r>
          <w:fldChar w:fldCharType="separate"/>
        </w:r>
        <w:r>
          <w:rPr>
            <w:noProof/>
          </w:rPr>
          <w:drawing>
            <wp:inline distT="0" distB="0" distL="0" distR="0" wp14:anchorId="7E8202C9" wp14:editId="70F6F54C">
              <wp:extent cx="2699385" cy="2024390"/>
              <wp:effectExtent l="0" t="0" r="5715" b="0"/>
              <wp:docPr id="646915411" name="Picture 6"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15411" name="Picture 6" descr="A blue squares with white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23394" cy="2042395"/>
                      </a:xfrm>
                      <a:prstGeom prst="rect">
                        <a:avLst/>
                      </a:prstGeom>
                      <a:noFill/>
                      <a:ln>
                        <a:noFill/>
                      </a:ln>
                    </pic:spPr>
                  </pic:pic>
                </a:graphicData>
              </a:graphic>
            </wp:inline>
          </w:drawing>
        </w:r>
        <w:r>
          <w:fldChar w:fldCharType="end"/>
        </w:r>
      </w:ins>
    </w:p>
    <w:p w14:paraId="0DC40510" w14:textId="75D5148D" w:rsidR="00C46A91" w:rsidRPr="00C46A91" w:rsidRDefault="00C46A91" w:rsidP="00C46A91">
      <w:pPr>
        <w:pStyle w:val="Caption"/>
        <w:jc w:val="center"/>
        <w:rPr>
          <w:ins w:id="455" w:author="Xiya Song" w:date="2025-12-19T18:03:00Z" w16du:dateUtc="2025-12-19T17:03:00Z"/>
          <w:rFonts w:ascii="Arial" w:eastAsia="Times New Roman" w:hAnsi="Arial" w:cs="Arial"/>
          <w:b/>
          <w:bCs/>
          <w:i w:val="0"/>
          <w:iCs w:val="0"/>
          <w:color w:val="1F2328"/>
          <w:kern w:val="0"/>
          <w:sz w:val="22"/>
          <w:szCs w:val="22"/>
          <w:lang w:val="en-SE"/>
          <w14:ligatures w14:val="none"/>
          <w:rPrChange w:id="456" w:author="Xiya Song" w:date="2025-12-19T18:07:00Z" w16du:dateUtc="2025-12-19T17:07:00Z">
            <w:rPr>
              <w:ins w:id="457" w:author="Xiya Song" w:date="2025-12-19T18:03:00Z" w16du:dateUtc="2025-12-19T17:03:00Z"/>
              <w:rFonts w:ascii="Arial" w:eastAsia="Times New Roman" w:hAnsi="Arial" w:cs="Arial"/>
              <w:color w:val="1F2328"/>
              <w:kern w:val="0"/>
              <w:lang w:val="en-SE"/>
              <w14:ligatures w14:val="none"/>
            </w:rPr>
          </w:rPrChange>
        </w:rPr>
        <w:pPrChange w:id="458" w:author="Xiya Song" w:date="2025-12-19T18:07:00Z" w16du:dateUtc="2025-12-19T17:07:00Z">
          <w:pPr>
            <w:shd w:val="clear" w:color="auto" w:fill="FFFFFF"/>
            <w:spacing w:before="100" w:beforeAutospacing="1" w:after="100" w:afterAutospacing="1" w:line="240" w:lineRule="auto"/>
            <w:jc w:val="both"/>
            <w:textAlignment w:val="top"/>
          </w:pPr>
        </w:pPrChange>
      </w:pPr>
      <w:ins w:id="459" w:author="Xiya Song" w:date="2025-12-19T18:07:00Z" w16du:dateUtc="2025-12-19T17:07:00Z">
        <w:r w:rsidRPr="00C46A91">
          <w:rPr>
            <w:b/>
            <w:bCs/>
            <w:i w:val="0"/>
            <w:iCs w:val="0"/>
            <w:sz w:val="22"/>
            <w:szCs w:val="22"/>
            <w:rPrChange w:id="460" w:author="Xiya Song" w:date="2025-12-19T18:07:00Z" w16du:dateUtc="2025-12-19T17:07:00Z">
              <w:rPr/>
            </w:rPrChange>
          </w:rPr>
          <w:t>Figure 5</w:t>
        </w:r>
      </w:ins>
      <w:ins w:id="461" w:author="Xiya Song" w:date="2025-12-19T18:13:00Z" w16du:dateUtc="2025-12-19T17:13:00Z">
        <w:r>
          <w:rPr>
            <w:b/>
            <w:bCs/>
            <w:i w:val="0"/>
            <w:iCs w:val="0"/>
            <w:sz w:val="22"/>
            <w:szCs w:val="22"/>
          </w:rPr>
          <w:t xml:space="preserve">. </w:t>
        </w:r>
      </w:ins>
      <w:ins w:id="462" w:author="Xiya Song" w:date="2025-12-19T18:07:00Z" w16du:dateUtc="2025-12-19T17:07:00Z">
        <w:r w:rsidRPr="00C46A91">
          <w:rPr>
            <w:b/>
            <w:bCs/>
            <w:i w:val="0"/>
            <w:iCs w:val="0"/>
            <w:sz w:val="22"/>
            <w:szCs w:val="22"/>
            <w:rPrChange w:id="463" w:author="Xiya Song" w:date="2025-12-19T18:07:00Z" w16du:dateUtc="2025-12-19T17:07:00Z">
              <w:rPr/>
            </w:rPrChange>
          </w:rPr>
          <w:t xml:space="preserve">Confusion matrices for all models in </w:t>
        </w:r>
        <w:r w:rsidRPr="00C46A91">
          <w:rPr>
            <w:b/>
            <w:bCs/>
            <w:i w:val="0"/>
            <w:iCs w:val="0"/>
            <w:sz w:val="22"/>
            <w:szCs w:val="22"/>
            <w:rPrChange w:id="464" w:author="Xiya Song" w:date="2025-12-19T18:07:00Z" w16du:dateUtc="2025-12-19T17:07:00Z">
              <w:rPr/>
            </w:rPrChange>
          </w:rPr>
          <w:t xml:space="preserve">the </w:t>
        </w:r>
        <w:r w:rsidRPr="00C46A91">
          <w:rPr>
            <w:b/>
            <w:bCs/>
            <w:i w:val="0"/>
            <w:iCs w:val="0"/>
            <w:sz w:val="22"/>
            <w:szCs w:val="22"/>
            <w:rPrChange w:id="465" w:author="Xiya Song" w:date="2025-12-19T18:07:00Z" w16du:dateUtc="2025-12-19T17:07:00Z">
              <w:rPr/>
            </w:rPrChange>
          </w:rPr>
          <w:t>multi-classifier</w:t>
        </w:r>
      </w:ins>
    </w:p>
    <w:p w14:paraId="77AFC2F0" w14:textId="77777777" w:rsidR="003C5E08" w:rsidRPr="003C5E08" w:rsidRDefault="003C5E08" w:rsidP="003C5E08">
      <w:pPr>
        <w:shd w:val="clear" w:color="auto" w:fill="FFFFFF"/>
        <w:spacing w:before="100" w:beforeAutospacing="1" w:after="100" w:afterAutospacing="1" w:line="240" w:lineRule="auto"/>
        <w:jc w:val="both"/>
        <w:textAlignment w:val="top"/>
        <w:outlineLvl w:val="2"/>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Model Interpretation with SHAP Values</w:t>
      </w:r>
    </w:p>
    <w:p w14:paraId="2CD66601" w14:textId="188558D1" w:rsidR="003C5E08" w:rsidRPr="003C5E0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SHAP (SHapley Additive exPlanations) values were used to interpret the model predictions, identifying the contribution of each gene to the classification outcome.</w:t>
      </w:r>
      <w:ins w:id="466" w:author="Xiya Song" w:date="2025-12-19T18:11:00Z" w16du:dateUtc="2025-12-19T17:11:00Z">
        <w:r w:rsidR="00C46A91">
          <w:rPr>
            <w:rFonts w:ascii="Arial" w:eastAsia="Times New Roman" w:hAnsi="Arial" w:cs="Arial"/>
            <w:color w:val="1F2328"/>
            <w:kern w:val="0"/>
            <w:lang w:val="en-SE"/>
            <w14:ligatures w14:val="none"/>
          </w:rPr>
          <w:t xml:space="preserve"> We performed SHAP analysis on both </w:t>
        </w:r>
      </w:ins>
      <w:ins w:id="467" w:author="Xiya Song" w:date="2025-12-19T18:12:00Z" w16du:dateUtc="2025-12-19T17:12:00Z">
        <w:r w:rsidR="00C46A91">
          <w:rPr>
            <w:rFonts w:ascii="Arial" w:eastAsia="Times New Roman" w:hAnsi="Arial" w:cs="Arial"/>
            <w:color w:val="1F2328"/>
            <w:kern w:val="0"/>
            <w:lang w:val="en-SE"/>
            <w14:ligatures w14:val="none"/>
          </w:rPr>
          <w:t>the binary classifier and the multi-classifier to compare the difference</w:t>
        </w:r>
      </w:ins>
      <w:ins w:id="468" w:author="Xiya Song" w:date="2025-12-19T18:14:00Z" w16du:dateUtc="2025-12-19T17:14:00Z">
        <w:r w:rsidR="001B71A8">
          <w:rPr>
            <w:rFonts w:ascii="Arial" w:eastAsia="Times New Roman" w:hAnsi="Arial" w:cs="Arial"/>
            <w:color w:val="1F2328"/>
            <w:kern w:val="0"/>
            <w:lang w:val="en-SE"/>
            <w14:ligatures w14:val="none"/>
          </w:rPr>
          <w:t>s</w:t>
        </w:r>
      </w:ins>
      <w:ins w:id="469" w:author="Xiya Song" w:date="2025-12-19T18:12:00Z" w16du:dateUtc="2025-12-19T17:12:00Z">
        <w:r w:rsidR="00C46A91">
          <w:rPr>
            <w:rFonts w:ascii="Arial" w:eastAsia="Times New Roman" w:hAnsi="Arial" w:cs="Arial"/>
            <w:color w:val="1F2328"/>
            <w:kern w:val="0"/>
            <w:lang w:val="en-SE"/>
            <w14:ligatures w14:val="none"/>
          </w:rPr>
          <w:t>.</w:t>
        </w:r>
      </w:ins>
    </w:p>
    <w:p w14:paraId="3813EEBC" w14:textId="1CD512AC" w:rsidR="003C5E08" w:rsidRDefault="003C5E08" w:rsidP="003C5E08">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del w:id="470" w:author="Xiya Song" w:date="2025-12-19T18:12:00Z" w16du:dateUtc="2025-12-19T17:12:00Z">
        <w:r w:rsidRPr="003C5E08" w:rsidDel="00C46A91">
          <w:rPr>
            <w:rFonts w:ascii="Arial" w:eastAsia="Times New Roman" w:hAnsi="Arial" w:cs="Arial"/>
            <w:b/>
            <w:bCs/>
            <w:color w:val="1F2328"/>
            <w:kern w:val="0"/>
            <w:lang w:val="en-SE"/>
            <w14:ligatures w14:val="none"/>
          </w:rPr>
          <w:delText>Binary Classifier SHAP:</w:delText>
        </w:r>
        <w:r w:rsidRPr="003C5E08" w:rsidDel="00C46A91">
          <w:rPr>
            <w:rFonts w:ascii="Arial" w:eastAsia="Times New Roman" w:hAnsi="Arial" w:cs="Arial"/>
            <w:color w:val="1F2328"/>
            <w:kern w:val="0"/>
            <w:lang w:val="en-SE"/>
            <w14:ligatures w14:val="none"/>
          </w:rPr>
          <w:delText> </w:delText>
        </w:r>
      </w:del>
      <w:r w:rsidRPr="003C5E08">
        <w:rPr>
          <w:rFonts w:ascii="Arial" w:eastAsia="Times New Roman" w:hAnsi="Arial" w:cs="Arial"/>
          <w:color w:val="1F2328"/>
          <w:kern w:val="0"/>
          <w:lang w:val="en-SE"/>
          <w14:ligatures w14:val="none"/>
        </w:rPr>
        <w:t>For binary classification (Control vs. DCM), the SHAP summary plot (</w:t>
      </w:r>
      <w:ins w:id="471" w:author="Xiya Song" w:date="2025-12-19T18:01:00Z" w16du:dateUtc="2025-12-19T17:01:00Z">
        <w:r w:rsidR="000A01E0" w:rsidRPr="000A01E0">
          <w:rPr>
            <w:rFonts w:ascii="Arial" w:eastAsia="Times New Roman" w:hAnsi="Arial" w:cs="Arial"/>
            <w:b/>
            <w:bCs/>
            <w:color w:val="1F2328"/>
            <w:kern w:val="0"/>
            <w:lang w:val="en-SE"/>
            <w14:ligatures w14:val="none"/>
            <w:rPrChange w:id="472" w:author="Xiya Song" w:date="2025-12-19T18:01:00Z" w16du:dateUtc="2025-12-19T17:01:00Z">
              <w:rPr>
                <w:rFonts w:ascii="Arial" w:eastAsia="Times New Roman" w:hAnsi="Arial" w:cs="Arial"/>
                <w:color w:val="1F2328"/>
                <w:kern w:val="0"/>
                <w:lang w:val="en-SE"/>
                <w14:ligatures w14:val="none"/>
              </w:rPr>
            </w:rPrChange>
          </w:rPr>
          <w:t xml:space="preserve">Figure </w:t>
        </w:r>
      </w:ins>
      <w:ins w:id="473" w:author="Xiya Song" w:date="2025-12-19T18:12:00Z" w16du:dateUtc="2025-12-19T17:12:00Z">
        <w:r w:rsidR="00C46A91">
          <w:rPr>
            <w:rFonts w:ascii="Arial" w:eastAsia="Times New Roman" w:hAnsi="Arial" w:cs="Arial"/>
            <w:b/>
            <w:bCs/>
            <w:color w:val="1F2328"/>
            <w:kern w:val="0"/>
            <w:lang w:val="en-SE"/>
            <w14:ligatures w14:val="none"/>
          </w:rPr>
          <w:t>6</w:t>
        </w:r>
      </w:ins>
      <w:del w:id="474" w:author="Xiya Song" w:date="2025-12-19T18:01:00Z" w16du:dateUtc="2025-12-19T17:01:00Z">
        <w:r w:rsidRPr="003C5E08" w:rsidDel="000A01E0">
          <w:rPr>
            <w:rFonts w:ascii="Arial" w:eastAsia="Times New Roman" w:hAnsi="Arial" w:cs="Arial"/>
            <w:color w:val="1F2328"/>
            <w:kern w:val="0"/>
            <w:lang w:val="en-SE"/>
            <w14:ligatures w14:val="none"/>
          </w:rPr>
          <w:delText>shap_summary_plot_binary_gene_names.png</w:delText>
        </w:r>
      </w:del>
      <w:r w:rsidRPr="003C5E08">
        <w:rPr>
          <w:rFonts w:ascii="Arial" w:eastAsia="Times New Roman" w:hAnsi="Arial" w:cs="Arial"/>
          <w:color w:val="1F2328"/>
          <w:kern w:val="0"/>
          <w:lang w:val="en-SE"/>
          <w14:ligatures w14:val="none"/>
        </w:rPr>
        <w:t>) was generated from the </w:t>
      </w:r>
      <w:r w:rsidRPr="00C46A91">
        <w:rPr>
          <w:rFonts w:ascii="Arial" w:eastAsia="Times New Roman" w:hAnsi="Arial" w:cs="Arial"/>
          <w:bCs/>
          <w:color w:val="1F2328"/>
          <w:kern w:val="0"/>
          <w:lang w:val="en-SE"/>
          <w14:ligatures w14:val="none"/>
          <w:rPrChange w:id="475" w:author="Xiya Song" w:date="2025-12-19T18:12:00Z" w16du:dateUtc="2025-12-19T17:12:00Z">
            <w:rPr>
              <w:rFonts w:ascii="Arial" w:eastAsia="Times New Roman" w:hAnsi="Arial" w:cs="Arial"/>
              <w:b/>
              <w:bCs/>
              <w:color w:val="1F2328"/>
              <w:kern w:val="0"/>
              <w:lang w:val="en-SE"/>
              <w14:ligatures w14:val="none"/>
            </w:rPr>
          </w:rPrChange>
        </w:rPr>
        <w:t>TensorFlow DNN model run on Google Colab</w:t>
      </w:r>
      <w:r w:rsidRPr="003C5E08">
        <w:rPr>
          <w:rFonts w:ascii="Arial" w:eastAsia="Times New Roman" w:hAnsi="Arial" w:cs="Arial"/>
          <w:color w:val="1F2328"/>
          <w:kern w:val="0"/>
          <w:lang w:val="en-SE"/>
          <w14:ligatures w14:val="none"/>
        </w:rPr>
        <w:t xml:space="preserve">. This plot illustrates key genes like HBA2 and HBA1 (high expression associated with DCM) and SERPINA3, IL1RL1, </w:t>
      </w:r>
      <w:ins w:id="476" w:author="Xiya Song" w:date="2025-12-19T18:12:00Z" w16du:dateUtc="2025-12-19T17:12:00Z">
        <w:r w:rsidR="00C46A91">
          <w:rPr>
            <w:rFonts w:ascii="Arial" w:eastAsia="Times New Roman" w:hAnsi="Arial" w:cs="Arial"/>
            <w:color w:val="1F2328"/>
            <w:kern w:val="0"/>
            <w:lang w:val="en-SE"/>
            <w14:ligatures w14:val="none"/>
          </w:rPr>
          <w:t xml:space="preserve">and </w:t>
        </w:r>
      </w:ins>
      <w:r w:rsidRPr="003C5E08">
        <w:rPr>
          <w:rFonts w:ascii="Arial" w:eastAsia="Times New Roman" w:hAnsi="Arial" w:cs="Arial"/>
          <w:color w:val="1F2328"/>
          <w:kern w:val="0"/>
          <w:lang w:val="en-SE"/>
          <w14:ligatures w14:val="none"/>
        </w:rPr>
        <w:t>SFRP4 (high expression associated with Control) as drivers of the model's predictions.</w:t>
      </w:r>
    </w:p>
    <w:p w14:paraId="0CBCE8B7" w14:textId="77777777" w:rsidR="00C46A91" w:rsidRDefault="00453441" w:rsidP="00C46A91">
      <w:pPr>
        <w:keepNext/>
        <w:shd w:val="clear" w:color="auto" w:fill="FFFFFF"/>
        <w:spacing w:beforeAutospacing="1" w:after="0" w:afterAutospacing="1" w:line="240" w:lineRule="auto"/>
        <w:jc w:val="both"/>
        <w:textAlignment w:val="top"/>
        <w:rPr>
          <w:ins w:id="477" w:author="Xiya Song" w:date="2025-12-19T18:13:00Z" w16du:dateUtc="2025-12-19T17:13:00Z"/>
        </w:rPr>
        <w:pPrChange w:id="478" w:author="Xiya Song" w:date="2025-12-19T18:13:00Z" w16du:dateUtc="2025-12-19T17:13:00Z">
          <w:pPr>
            <w:shd w:val="clear" w:color="auto" w:fill="FFFFFF"/>
            <w:spacing w:beforeAutospacing="1" w:after="0" w:afterAutospacing="1" w:line="240" w:lineRule="auto"/>
            <w:jc w:val="both"/>
            <w:textAlignment w:val="top"/>
          </w:pPr>
        </w:pPrChange>
      </w:pPr>
      <w:r>
        <w:rPr>
          <w:rFonts w:ascii="Arial" w:eastAsia="Times New Roman" w:hAnsi="Arial" w:cs="Arial"/>
          <w:noProof/>
          <w:color w:val="1F2328"/>
          <w:kern w:val="0"/>
          <w:lang w:val="en-SE"/>
        </w:rPr>
        <w:lastRenderedPageBreak/>
        <w:drawing>
          <wp:inline distT="0" distB="0" distL="0" distR="0" wp14:anchorId="533415CA" wp14:editId="643EC422">
            <wp:extent cx="5592278" cy="6786818"/>
            <wp:effectExtent l="0" t="0" r="0" b="0"/>
            <wp:docPr id="619222670"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22670" name="Picture 4" descr="A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69780" cy="6880875"/>
                    </a:xfrm>
                    <a:prstGeom prst="rect">
                      <a:avLst/>
                    </a:prstGeom>
                  </pic:spPr>
                </pic:pic>
              </a:graphicData>
            </a:graphic>
          </wp:inline>
        </w:drawing>
      </w:r>
    </w:p>
    <w:p w14:paraId="1AD5D8D7" w14:textId="2518903D" w:rsidR="00453441" w:rsidRPr="00C46A91" w:rsidRDefault="00C46A91" w:rsidP="00C46A91">
      <w:pPr>
        <w:pStyle w:val="Caption"/>
        <w:jc w:val="center"/>
        <w:rPr>
          <w:rFonts w:ascii="Arial" w:eastAsia="Times New Roman" w:hAnsi="Arial" w:cs="Arial"/>
          <w:b/>
          <w:bCs/>
          <w:i w:val="0"/>
          <w:iCs w:val="0"/>
          <w:color w:val="1F2328"/>
          <w:kern w:val="0"/>
          <w:lang w:val="en-SE"/>
          <w14:ligatures w14:val="none"/>
          <w:rPrChange w:id="479" w:author="Xiya Song" w:date="2025-12-19T18:13:00Z" w16du:dateUtc="2025-12-19T17:13:00Z">
            <w:rPr>
              <w:rFonts w:ascii="Arial" w:eastAsia="Times New Roman" w:hAnsi="Arial" w:cs="Arial"/>
              <w:color w:val="1F2328"/>
              <w:kern w:val="0"/>
              <w:lang w:val="en-SE"/>
              <w14:ligatures w14:val="none"/>
            </w:rPr>
          </w:rPrChange>
        </w:rPr>
        <w:pPrChange w:id="480" w:author="Xiya Song" w:date="2025-12-19T18:13:00Z" w16du:dateUtc="2025-12-19T17:13:00Z">
          <w:pPr>
            <w:shd w:val="clear" w:color="auto" w:fill="FFFFFF"/>
            <w:spacing w:beforeAutospacing="1" w:after="0" w:afterAutospacing="1" w:line="240" w:lineRule="auto"/>
            <w:jc w:val="both"/>
            <w:textAlignment w:val="top"/>
          </w:pPr>
        </w:pPrChange>
      </w:pPr>
      <w:ins w:id="481" w:author="Xiya Song" w:date="2025-12-19T18:13:00Z" w16du:dateUtc="2025-12-19T17:13:00Z">
        <w:r w:rsidRPr="00C46A91">
          <w:rPr>
            <w:b/>
            <w:bCs/>
            <w:i w:val="0"/>
            <w:iCs w:val="0"/>
            <w:sz w:val="22"/>
            <w:szCs w:val="22"/>
            <w:rPrChange w:id="482" w:author="Xiya Song" w:date="2025-12-19T18:13:00Z" w16du:dateUtc="2025-12-19T17:13:00Z">
              <w:rPr/>
            </w:rPrChange>
          </w:rPr>
          <w:t xml:space="preserve">Figure </w:t>
        </w:r>
        <w:r>
          <w:rPr>
            <w:b/>
            <w:bCs/>
            <w:i w:val="0"/>
            <w:iCs w:val="0"/>
            <w:sz w:val="22"/>
            <w:szCs w:val="22"/>
          </w:rPr>
          <w:t>6</w:t>
        </w:r>
        <w:r w:rsidRPr="00C46A91">
          <w:rPr>
            <w:b/>
            <w:bCs/>
            <w:i w:val="0"/>
            <w:iCs w:val="0"/>
            <w:sz w:val="22"/>
            <w:szCs w:val="22"/>
            <w:rPrChange w:id="483" w:author="Xiya Song" w:date="2025-12-19T18:13:00Z" w16du:dateUtc="2025-12-19T17:13:00Z">
              <w:rPr/>
            </w:rPrChange>
          </w:rPr>
          <w:t>. The SHAP summary plot</w:t>
        </w:r>
        <w:r w:rsidRPr="00C46A91">
          <w:rPr>
            <w:b/>
            <w:bCs/>
            <w:i w:val="0"/>
            <w:iCs w:val="0"/>
            <w:noProof/>
            <w:sz w:val="22"/>
            <w:szCs w:val="22"/>
            <w:rPrChange w:id="484" w:author="Xiya Song" w:date="2025-12-19T18:13:00Z" w16du:dateUtc="2025-12-19T17:13:00Z">
              <w:rPr>
                <w:noProof/>
              </w:rPr>
            </w:rPrChange>
          </w:rPr>
          <w:t xml:space="preserve"> for the binary DNN model</w:t>
        </w:r>
      </w:ins>
    </w:p>
    <w:p w14:paraId="76A4C81E" w14:textId="7F765055" w:rsidR="005C2C98" w:rsidRPr="003A645B" w:rsidRDefault="003C5E08" w:rsidP="003A645B">
      <w:pPr>
        <w:shd w:val="clear" w:color="auto" w:fill="FFFFFF"/>
        <w:spacing w:beforeAutospacing="1" w:after="0" w:afterAutospacing="1" w:line="240" w:lineRule="auto"/>
        <w:jc w:val="both"/>
        <w:textAlignment w:val="top"/>
        <w:rPr>
          <w:ins w:id="485" w:author="Xiya Song" w:date="2025-12-19T18:23:00Z" w16du:dateUtc="2025-12-19T17:23:00Z"/>
          <w:rFonts w:ascii="Arial" w:eastAsia="Times New Roman" w:hAnsi="Arial" w:cs="Arial"/>
          <w:color w:val="1F2328"/>
          <w:kern w:val="0"/>
          <w:lang w:val="en-SE"/>
          <w14:ligatures w14:val="none"/>
          <w:rPrChange w:id="486" w:author="Xiya Song" w:date="2025-12-19T18:36:00Z" w16du:dateUtc="2025-12-19T17:36:00Z">
            <w:rPr>
              <w:ins w:id="487" w:author="Xiya Song" w:date="2025-12-19T18:23:00Z" w16du:dateUtc="2025-12-19T17:23:00Z"/>
              <w:rFonts w:ascii="Arial" w:hAnsi="Arial" w:cs="Arial"/>
            </w:rPr>
          </w:rPrChange>
        </w:rPr>
        <w:pPrChange w:id="488" w:author="Xiya Song" w:date="2025-12-19T18:36:00Z" w16du:dateUtc="2025-12-19T17:36:00Z">
          <w:pPr>
            <w:pStyle w:val="NormalWeb"/>
            <w:spacing w:before="0" w:beforeAutospacing="0"/>
          </w:pPr>
        </w:pPrChange>
      </w:pPr>
      <w:del w:id="489" w:author="Xiya Song" w:date="2025-12-19T18:16:00Z" w16du:dateUtc="2025-12-19T17:16:00Z">
        <w:r w:rsidRPr="003C5E08" w:rsidDel="001B71A8">
          <w:rPr>
            <w:rFonts w:ascii="Arial" w:eastAsia="Times New Roman" w:hAnsi="Arial" w:cs="Arial"/>
            <w:b/>
            <w:bCs/>
            <w:color w:val="1F2328"/>
            <w:kern w:val="0"/>
            <w:lang w:val="en-SE"/>
            <w14:ligatures w14:val="none"/>
          </w:rPr>
          <w:delText>Multi-Class Classifier SHAP:</w:delText>
        </w:r>
        <w:r w:rsidRPr="003C5E08" w:rsidDel="001B71A8">
          <w:rPr>
            <w:rFonts w:ascii="Arial" w:eastAsia="Times New Roman" w:hAnsi="Arial" w:cs="Arial"/>
            <w:color w:val="1F2328"/>
            <w:kern w:val="0"/>
            <w:lang w:val="en-SE"/>
            <w14:ligatures w14:val="none"/>
          </w:rPr>
          <w:delText> </w:delText>
        </w:r>
      </w:del>
      <w:r w:rsidRPr="003C5E08">
        <w:rPr>
          <w:rFonts w:ascii="Arial" w:eastAsia="Times New Roman" w:hAnsi="Arial" w:cs="Arial"/>
          <w:color w:val="1F2328"/>
          <w:kern w:val="0"/>
          <w:lang w:val="en-SE"/>
          <w14:ligatures w14:val="none"/>
        </w:rPr>
        <w:t xml:space="preserve">For the 3-class problem, </w:t>
      </w:r>
      <w:del w:id="490" w:author="Xiya Song" w:date="2025-12-19T18:16:00Z" w16du:dateUtc="2025-12-19T17:16:00Z">
        <w:r w:rsidRPr="003C5E08" w:rsidDel="001B71A8">
          <w:rPr>
            <w:rFonts w:ascii="Arial" w:eastAsia="Times New Roman" w:hAnsi="Arial" w:cs="Arial"/>
            <w:color w:val="1F2328"/>
            <w:kern w:val="0"/>
            <w:lang w:val="en-SE"/>
            <w14:ligatures w14:val="none"/>
          </w:rPr>
          <w:delText xml:space="preserve">SHAP values were calculated for </w:delText>
        </w:r>
      </w:del>
      <w:ins w:id="491" w:author="Xiya Song" w:date="2025-12-19T18:16:00Z" w16du:dateUtc="2025-12-19T17:16:00Z">
        <w:r w:rsidR="001B71A8">
          <w:rPr>
            <w:rFonts w:ascii="Arial" w:eastAsia="Times New Roman" w:hAnsi="Arial" w:cs="Arial"/>
            <w:color w:val="1F2328"/>
            <w:kern w:val="0"/>
            <w:lang w:val="en-SE"/>
            <w14:ligatures w14:val="none"/>
          </w:rPr>
          <w:t xml:space="preserve">we selected </w:t>
        </w:r>
      </w:ins>
      <w:r w:rsidRPr="003C5E08">
        <w:rPr>
          <w:rFonts w:ascii="Arial" w:eastAsia="Times New Roman" w:hAnsi="Arial" w:cs="Arial"/>
          <w:color w:val="1F2328"/>
          <w:kern w:val="0"/>
          <w:lang w:val="en-SE"/>
          <w14:ligatures w14:val="none"/>
        </w:rPr>
        <w:t>the </w:t>
      </w:r>
      <w:r w:rsidRPr="001B71A8">
        <w:rPr>
          <w:rFonts w:ascii="Arial" w:eastAsia="Times New Roman" w:hAnsi="Arial" w:cs="Arial"/>
          <w:bCs/>
          <w:color w:val="1F2328"/>
          <w:kern w:val="0"/>
          <w:lang w:val="en-SE"/>
          <w14:ligatures w14:val="none"/>
          <w:rPrChange w:id="492" w:author="Xiya Song" w:date="2025-12-19T18:17:00Z" w16du:dateUtc="2025-12-19T17:17:00Z">
            <w:rPr>
              <w:rFonts w:ascii="Arial" w:hAnsi="Arial" w:cs="Arial"/>
              <w:b/>
              <w:bCs/>
              <w:color w:val="1F2328"/>
            </w:rPr>
          </w:rPrChange>
        </w:rPr>
        <w:t>SVM model</w:t>
      </w:r>
      <w:ins w:id="493" w:author="Xiya Song" w:date="2025-12-19T18:16:00Z" w16du:dateUtc="2025-12-19T17:16:00Z">
        <w:r w:rsidR="001B71A8">
          <w:rPr>
            <w:rFonts w:ascii="Arial" w:eastAsia="Times New Roman" w:hAnsi="Arial" w:cs="Arial"/>
            <w:b/>
            <w:bCs/>
            <w:color w:val="1F2328"/>
            <w:kern w:val="0"/>
            <w:lang w:val="en-SE"/>
            <w14:ligatures w14:val="none"/>
          </w:rPr>
          <w:t xml:space="preserve"> </w:t>
        </w:r>
        <w:r w:rsidR="001B71A8" w:rsidRPr="001B71A8">
          <w:rPr>
            <w:rFonts w:ascii="Arial" w:eastAsia="Times New Roman" w:hAnsi="Arial" w:cs="Arial"/>
            <w:bCs/>
            <w:color w:val="1F2328"/>
            <w:kern w:val="0"/>
            <w:lang w:val="en-SE"/>
            <w14:ligatures w14:val="none"/>
            <w:rPrChange w:id="494" w:author="Xiya Song" w:date="2025-12-19T18:17:00Z" w16du:dateUtc="2025-12-19T17:17:00Z">
              <w:rPr>
                <w:rFonts w:ascii="Arial" w:hAnsi="Arial" w:cs="Arial"/>
                <w:b/>
                <w:bCs/>
                <w:color w:val="1F2328"/>
              </w:rPr>
            </w:rPrChange>
          </w:rPr>
          <w:t>as representations</w:t>
        </w:r>
      </w:ins>
      <w:ins w:id="495" w:author="Xiya Song" w:date="2025-12-19T18:17:00Z" w16du:dateUtc="2025-12-19T17:17:00Z">
        <w:r w:rsidR="001B71A8" w:rsidRPr="001B71A8">
          <w:rPr>
            <w:rFonts w:ascii="Arial" w:eastAsia="Times New Roman" w:hAnsi="Arial" w:cs="Arial"/>
            <w:bCs/>
            <w:color w:val="1F2328"/>
            <w:kern w:val="0"/>
            <w:lang w:val="en-SE"/>
            <w14:ligatures w14:val="none"/>
            <w:rPrChange w:id="496" w:author="Xiya Song" w:date="2025-12-19T18:17:00Z" w16du:dateUtc="2025-12-19T17:17:00Z">
              <w:rPr>
                <w:rFonts w:ascii="Arial" w:hAnsi="Arial" w:cs="Arial"/>
                <w:b/>
                <w:bCs/>
                <w:color w:val="1F2328"/>
              </w:rPr>
            </w:rPrChange>
          </w:rPr>
          <w:t xml:space="preserve"> and calculated the SHAP values</w:t>
        </w:r>
      </w:ins>
      <w:r w:rsidRPr="003C5E08">
        <w:rPr>
          <w:rFonts w:ascii="Arial" w:eastAsia="Times New Roman" w:hAnsi="Arial" w:cs="Arial"/>
          <w:color w:val="1F2328"/>
          <w:kern w:val="0"/>
          <w:lang w:val="en-SE"/>
          <w14:ligatures w14:val="none"/>
        </w:rPr>
        <w:t>. The KernelExplainer was used, returning SHAP values as a 3D array (samples, features, classes). To visualize, three separate summary plots were generated</w:t>
      </w:r>
      <w:ins w:id="497" w:author="Xiya Song" w:date="2025-12-19T18:18:00Z" w16du:dateUtc="2025-12-19T17:18:00Z">
        <w:r w:rsidR="001B71A8">
          <w:rPr>
            <w:rFonts w:ascii="Arial" w:eastAsia="Times New Roman" w:hAnsi="Arial" w:cs="Arial"/>
            <w:color w:val="1F2328"/>
            <w:kern w:val="0"/>
            <w:lang w:val="en-SE"/>
            <w14:ligatures w14:val="none"/>
          </w:rPr>
          <w:t>(</w:t>
        </w:r>
        <w:r w:rsidR="001B71A8" w:rsidRPr="005C2C98">
          <w:rPr>
            <w:rFonts w:ascii="Arial" w:eastAsia="Times New Roman" w:hAnsi="Arial" w:cs="Arial"/>
            <w:b/>
            <w:bCs/>
            <w:color w:val="1F2328"/>
            <w:kern w:val="0"/>
            <w:lang w:val="en-SE"/>
            <w14:ligatures w14:val="none"/>
            <w:rPrChange w:id="498" w:author="Xiya Song" w:date="2025-12-19T18:22:00Z" w16du:dateUtc="2025-12-19T17:22:00Z">
              <w:rPr>
                <w:rFonts w:ascii="Arial" w:hAnsi="Arial" w:cs="Arial"/>
                <w:color w:val="1F2328"/>
              </w:rPr>
            </w:rPrChange>
          </w:rPr>
          <w:t>Figure 7</w:t>
        </w:r>
        <w:r w:rsidR="001B71A8">
          <w:rPr>
            <w:rFonts w:ascii="Arial" w:eastAsia="Times New Roman" w:hAnsi="Arial" w:cs="Arial"/>
            <w:color w:val="1F2328"/>
            <w:kern w:val="0"/>
            <w:lang w:val="en-SE"/>
            <w14:ligatures w14:val="none"/>
          </w:rPr>
          <w:t>).</w:t>
        </w:r>
      </w:ins>
      <w:del w:id="499" w:author="Xiya Song" w:date="2025-12-19T18:18:00Z" w16du:dateUtc="2025-12-19T17:18:00Z">
        <w:r w:rsidRPr="003C5E08" w:rsidDel="001B71A8">
          <w:rPr>
            <w:rFonts w:ascii="Arial" w:eastAsia="Times New Roman" w:hAnsi="Arial" w:cs="Arial"/>
            <w:color w:val="1F2328"/>
            <w:kern w:val="0"/>
            <w:lang w:val="en-SE"/>
            <w14:ligatures w14:val="none"/>
          </w:rPr>
          <w:delText>:</w:delText>
        </w:r>
      </w:del>
      <w:ins w:id="500" w:author="Xiya Song" w:date="2025-12-19T18:36:00Z" w16du:dateUtc="2025-12-19T17:36:00Z">
        <w:r w:rsidR="003A645B">
          <w:rPr>
            <w:rFonts w:ascii="Arial" w:eastAsia="Times New Roman" w:hAnsi="Arial" w:cs="Arial"/>
            <w:color w:val="1F2328"/>
            <w:kern w:val="0"/>
            <w:lang w:val="en-SE"/>
            <w14:ligatures w14:val="none"/>
          </w:rPr>
          <w:t xml:space="preserve"> </w:t>
        </w:r>
      </w:ins>
      <w:ins w:id="501" w:author="Xiya Song" w:date="2025-12-19T18:23:00Z" w16du:dateUtc="2025-12-19T17:23:00Z">
        <w:r w:rsidR="005C2C98">
          <w:rPr>
            <w:rFonts w:ascii="Arial" w:hAnsi="Arial" w:cs="Arial"/>
          </w:rPr>
          <w:t xml:space="preserve">We used SHAP to </w:t>
        </w:r>
        <w:r w:rsidR="005C2C98">
          <w:rPr>
            <w:rFonts w:ascii="Arial" w:hAnsi="Arial" w:cs="Arial"/>
          </w:rPr>
          <w:t>quantify the contribution of each gene to the prediction of specific subtypes (DCM, HCM, and Non-Failing Donor). Unlike binary classification, where a single output probability is generated, our multi-class model produces a probability vector for each sample</w:t>
        </w:r>
      </w:ins>
      <w:ins w:id="502" w:author="Xiya Song" w:date="2025-12-19T18:24:00Z" w16du:dateUtc="2025-12-19T17:24:00Z">
        <w:r w:rsidR="005C2C98">
          <w:rPr>
            <w:rFonts w:ascii="Arial" w:hAnsi="Arial" w:cs="Arial"/>
          </w:rPr>
          <w:t xml:space="preserve">. </w:t>
        </w:r>
      </w:ins>
      <w:ins w:id="503" w:author="Xiya Song" w:date="2025-12-19T18:23:00Z" w16du:dateUtc="2025-12-19T17:23:00Z">
        <w:r w:rsidR="005C2C98">
          <w:rPr>
            <w:rFonts w:ascii="Arial" w:hAnsi="Arial" w:cs="Arial"/>
          </w:rPr>
          <w:t>Consequently, SHAP values were computed separately for each class output.</w:t>
        </w:r>
      </w:ins>
      <w:ins w:id="504" w:author="Xiya Song" w:date="2025-12-19T18:24:00Z" w16du:dateUtc="2025-12-19T17:24:00Z">
        <w:r w:rsidR="005C2C98">
          <w:rPr>
            <w:rFonts w:ascii="Arial" w:hAnsi="Arial" w:cs="Arial"/>
          </w:rPr>
          <w:t xml:space="preserve"> </w:t>
        </w:r>
      </w:ins>
      <w:ins w:id="505" w:author="Xiya Song" w:date="2025-12-19T18:23:00Z" w16du:dateUtc="2025-12-19T17:23:00Z">
        <w:r w:rsidR="005C2C98">
          <w:rPr>
            <w:rFonts w:ascii="Arial" w:hAnsi="Arial" w:cs="Arial"/>
          </w:rPr>
          <w:t xml:space="preserve">In this context, the SHAP value </w:t>
        </w:r>
        <w:r w:rsidR="005C2C98">
          <w:rPr>
            <w:rFonts w:ascii="Arial" w:hAnsi="Arial" w:cs="Arial"/>
          </w:rPr>
          <w:lastRenderedPageBreak/>
          <w:t xml:space="preserve">represents how a gene’s expression pushes the model’s prediction </w:t>
        </w:r>
        <w:r w:rsidR="005C2C98">
          <w:rPr>
            <w:rFonts w:ascii="Arial" w:hAnsi="Arial" w:cs="Arial"/>
            <w:b/>
            <w:bCs/>
          </w:rPr>
          <w:t>towards</w:t>
        </w:r>
        <w:r w:rsidR="005C2C98">
          <w:rPr>
            <w:rFonts w:ascii="Arial" w:hAnsi="Arial" w:cs="Arial"/>
          </w:rPr>
          <w:t xml:space="preserve"> (positive SHAP value) or </w:t>
        </w:r>
        <w:r w:rsidR="005C2C98">
          <w:rPr>
            <w:rFonts w:ascii="Arial" w:hAnsi="Arial" w:cs="Arial"/>
            <w:b/>
            <w:bCs/>
          </w:rPr>
          <w:t>away from</w:t>
        </w:r>
        <w:r w:rsidR="005C2C98">
          <w:rPr>
            <w:rFonts w:ascii="Arial" w:hAnsi="Arial" w:cs="Arial"/>
          </w:rPr>
          <w:t xml:space="preserve"> (negative SHAP value) a specific class, relative to the other classes. This "One-vs-Rest" interpretability approach allows us to identify unique genomic signatures that drive the classification of each specific cardiomyopathy subtype.</w:t>
        </w:r>
      </w:ins>
    </w:p>
    <w:p w14:paraId="40ABE3DE" w14:textId="2A9E29BA" w:rsidR="005C2C98" w:rsidRDefault="005C2C98" w:rsidP="003C5E08">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p>
    <w:p w14:paraId="4C0E6658" w14:textId="77777777" w:rsidR="001B71A8" w:rsidRDefault="00453441" w:rsidP="001B71A8">
      <w:pPr>
        <w:keepNext/>
        <w:shd w:val="clear" w:color="auto" w:fill="FFFFFF"/>
        <w:spacing w:beforeAutospacing="1" w:after="0" w:afterAutospacing="1" w:line="240" w:lineRule="auto"/>
        <w:jc w:val="both"/>
        <w:textAlignment w:val="top"/>
        <w:rPr>
          <w:ins w:id="506" w:author="Xiya Song" w:date="2025-12-19T18:19:00Z" w16du:dateUtc="2025-12-19T17:19:00Z"/>
        </w:rPr>
        <w:pPrChange w:id="507" w:author="Xiya Song" w:date="2025-12-19T18:19:00Z" w16du:dateUtc="2025-12-19T17:19:00Z">
          <w:pPr>
            <w:shd w:val="clear" w:color="auto" w:fill="FFFFFF"/>
            <w:spacing w:beforeAutospacing="1" w:after="0" w:afterAutospacing="1" w:line="240" w:lineRule="auto"/>
            <w:jc w:val="both"/>
            <w:textAlignment w:val="top"/>
          </w:pPr>
        </w:pPrChange>
      </w:pPr>
      <w:r>
        <w:rPr>
          <w:rFonts w:ascii="Arial" w:eastAsia="Times New Roman" w:hAnsi="Arial" w:cs="Arial"/>
          <w:noProof/>
          <w:color w:val="1F2328"/>
          <w:kern w:val="0"/>
          <w:lang w:val="en-SE"/>
        </w:rPr>
        <w:drawing>
          <wp:inline distT="0" distB="0" distL="0" distR="0" wp14:anchorId="5A5962BD" wp14:editId="60C6B881">
            <wp:extent cx="2713990" cy="3432928"/>
            <wp:effectExtent l="0" t="0" r="3810" b="0"/>
            <wp:docPr id="236027586" name="Picture 5"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7586" name="Picture 5" descr="A screen 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9963" cy="3541676"/>
                    </a:xfrm>
                    <a:prstGeom prst="rect">
                      <a:avLst/>
                    </a:prstGeom>
                  </pic:spPr>
                </pic:pic>
              </a:graphicData>
            </a:graphic>
          </wp:inline>
        </w:drawing>
      </w:r>
      <w:r>
        <w:rPr>
          <w:rFonts w:ascii="Arial" w:eastAsia="Times New Roman" w:hAnsi="Arial" w:cs="Arial"/>
          <w:noProof/>
          <w:color w:val="1F2328"/>
          <w:kern w:val="0"/>
          <w:lang w:val="en-SE"/>
        </w:rPr>
        <w:drawing>
          <wp:inline distT="0" distB="0" distL="0" distR="0" wp14:anchorId="5A3CEB0E" wp14:editId="398FE811">
            <wp:extent cx="2744953" cy="3472095"/>
            <wp:effectExtent l="0" t="0" r="0" b="0"/>
            <wp:docPr id="1857939428"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39428" name="Picture 6" descr="A screen 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96318" cy="3537067"/>
                    </a:xfrm>
                    <a:prstGeom prst="rect">
                      <a:avLst/>
                    </a:prstGeom>
                  </pic:spPr>
                </pic:pic>
              </a:graphicData>
            </a:graphic>
          </wp:inline>
        </w:drawing>
      </w:r>
      <w:r>
        <w:rPr>
          <w:rFonts w:ascii="Arial" w:eastAsia="Times New Roman" w:hAnsi="Arial" w:cs="Arial"/>
          <w:noProof/>
          <w:color w:val="1F2328"/>
          <w:kern w:val="0"/>
          <w:lang w:val="en-SE"/>
        </w:rPr>
        <w:drawing>
          <wp:inline distT="0" distB="0" distL="0" distR="0" wp14:anchorId="44099411" wp14:editId="597A07F3">
            <wp:extent cx="2656573" cy="3360302"/>
            <wp:effectExtent l="0" t="0" r="0" b="5715"/>
            <wp:docPr id="1251322789" name="Picture 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22789" name="Picture 7" descr="A screen 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09577" cy="3427346"/>
                    </a:xfrm>
                    <a:prstGeom prst="rect">
                      <a:avLst/>
                    </a:prstGeom>
                  </pic:spPr>
                </pic:pic>
              </a:graphicData>
            </a:graphic>
          </wp:inline>
        </w:drawing>
      </w:r>
    </w:p>
    <w:p w14:paraId="6C5575C0" w14:textId="46AE9CF5" w:rsidR="00453441" w:rsidRPr="001B71A8" w:rsidRDefault="001B71A8" w:rsidP="001B71A8">
      <w:pPr>
        <w:pStyle w:val="Caption"/>
        <w:jc w:val="center"/>
        <w:rPr>
          <w:rFonts w:ascii="Arial" w:eastAsia="Times New Roman" w:hAnsi="Arial" w:cs="Arial"/>
          <w:b/>
          <w:bCs/>
          <w:color w:val="1F2328"/>
          <w:kern w:val="0"/>
          <w:sz w:val="22"/>
          <w:szCs w:val="22"/>
          <w:lang w:val="en-SE"/>
          <w14:ligatures w14:val="none"/>
          <w:rPrChange w:id="508" w:author="Xiya Song" w:date="2025-12-19T18:19:00Z" w16du:dateUtc="2025-12-19T17:19:00Z">
            <w:rPr>
              <w:rFonts w:ascii="Arial" w:eastAsia="Times New Roman" w:hAnsi="Arial" w:cs="Arial"/>
              <w:color w:val="1F2328"/>
              <w:kern w:val="0"/>
              <w:lang w:val="en-SE"/>
              <w14:ligatures w14:val="none"/>
            </w:rPr>
          </w:rPrChange>
        </w:rPr>
        <w:pPrChange w:id="509" w:author="Xiya Song" w:date="2025-12-19T18:19:00Z" w16du:dateUtc="2025-12-19T17:19:00Z">
          <w:pPr>
            <w:shd w:val="clear" w:color="auto" w:fill="FFFFFF"/>
            <w:spacing w:beforeAutospacing="1" w:after="0" w:afterAutospacing="1" w:line="240" w:lineRule="auto"/>
            <w:jc w:val="both"/>
            <w:textAlignment w:val="top"/>
          </w:pPr>
        </w:pPrChange>
      </w:pPr>
      <w:ins w:id="510" w:author="Xiya Song" w:date="2025-12-19T18:19:00Z" w16du:dateUtc="2025-12-19T17:19:00Z">
        <w:r w:rsidRPr="001B71A8">
          <w:rPr>
            <w:b/>
            <w:bCs/>
            <w:sz w:val="22"/>
            <w:szCs w:val="22"/>
            <w:rPrChange w:id="511" w:author="Xiya Song" w:date="2025-12-19T18:19:00Z" w16du:dateUtc="2025-12-19T17:19:00Z">
              <w:rPr/>
            </w:rPrChange>
          </w:rPr>
          <w:t>Figure 7.</w:t>
        </w:r>
        <w:r w:rsidRPr="001B71A8">
          <w:rPr>
            <w:b/>
            <w:bCs/>
            <w:sz w:val="22"/>
            <w:szCs w:val="22"/>
            <w:rPrChange w:id="512" w:author="Xiya Song" w:date="2025-12-19T18:19:00Z" w16du:dateUtc="2025-12-19T17:19:00Z">
              <w:rPr/>
            </w:rPrChange>
          </w:rPr>
          <w:t xml:space="preserve"> The SHAP summary plot for the </w:t>
        </w:r>
        <w:r>
          <w:rPr>
            <w:b/>
            <w:bCs/>
            <w:sz w:val="22"/>
            <w:szCs w:val="22"/>
          </w:rPr>
          <w:t xml:space="preserve">multi-class </w:t>
        </w:r>
        <w:r w:rsidRPr="001B71A8">
          <w:rPr>
            <w:b/>
            <w:bCs/>
            <w:sz w:val="22"/>
            <w:szCs w:val="22"/>
            <w:rPrChange w:id="513" w:author="Xiya Song" w:date="2025-12-19T18:19:00Z" w16du:dateUtc="2025-12-19T17:19:00Z">
              <w:rPr/>
            </w:rPrChange>
          </w:rPr>
          <w:t>DNN model</w:t>
        </w:r>
      </w:ins>
    </w:p>
    <w:p w14:paraId="5D565D9F" w14:textId="2BC7013F" w:rsidR="003C5E08" w:rsidRPr="003A645B" w:rsidRDefault="003A645B" w:rsidP="003A645B">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Change w:id="514" w:author="Xiya Song" w:date="2025-12-19T18:37:00Z" w16du:dateUtc="2025-12-19T17:37:00Z">
            <w:rPr>
              <w:rFonts w:ascii="Arial" w:eastAsia="Times New Roman" w:hAnsi="Arial" w:cs="Arial" w:hint="eastAsia"/>
              <w:color w:val="1F2328"/>
              <w:kern w:val="0"/>
              <w:lang w:val="en-SE"/>
              <w14:ligatures w14:val="none"/>
            </w:rPr>
          </w:rPrChange>
        </w:rPr>
      </w:pPr>
      <w:ins w:id="515" w:author="Xiya Song" w:date="2025-12-19T18:36:00Z" w16du:dateUtc="2025-12-19T17:36:00Z">
        <w:r>
          <w:rPr>
            <w:rFonts w:ascii="Arial" w:eastAsia="Times New Roman" w:hAnsi="Arial" w:cs="Arial"/>
            <w:color w:val="1F2328"/>
            <w:kern w:val="0"/>
            <w:lang w:val="en-SE"/>
            <w14:ligatures w14:val="none"/>
          </w:rPr>
          <w:lastRenderedPageBreak/>
          <w:t xml:space="preserve">In </w:t>
        </w:r>
        <w:r w:rsidRPr="003A645B">
          <w:rPr>
            <w:rFonts w:ascii="Arial" w:eastAsia="Times New Roman" w:hAnsi="Arial" w:cs="Arial"/>
            <w:b/>
            <w:bCs/>
            <w:color w:val="1F2328"/>
            <w:kern w:val="0"/>
            <w:lang w:val="en-SE"/>
            <w14:ligatures w14:val="none"/>
            <w:rPrChange w:id="516" w:author="Xiya Song" w:date="2025-12-19T18:38:00Z" w16du:dateUtc="2025-12-19T17:38:00Z">
              <w:rPr>
                <w:rFonts w:ascii="Arial" w:eastAsia="Times New Roman" w:hAnsi="Arial" w:cs="Arial"/>
                <w:color w:val="1F2328"/>
                <w:kern w:val="0"/>
                <w:lang w:val="en-SE"/>
                <w14:ligatures w14:val="none"/>
              </w:rPr>
            </w:rPrChange>
          </w:rPr>
          <w:t>Figure 7</w:t>
        </w:r>
        <w:r>
          <w:rPr>
            <w:rFonts w:ascii="Arial" w:eastAsia="Times New Roman" w:hAnsi="Arial" w:cs="Arial"/>
            <w:color w:val="1F2328"/>
            <w:kern w:val="0"/>
            <w:lang w:val="en-SE"/>
            <w14:ligatures w14:val="none"/>
          </w:rPr>
          <w:t xml:space="preserve">, we first revealed that </w:t>
        </w:r>
      </w:ins>
      <w:del w:id="517" w:author="Xiya Song" w:date="2025-12-19T18:36:00Z" w16du:dateUtc="2025-12-19T17:36:00Z">
        <w:r w:rsidR="003C5E08" w:rsidRPr="003C5E08" w:rsidDel="003A645B">
          <w:rPr>
            <w:rFonts w:ascii="Arial" w:eastAsia="Times New Roman" w:hAnsi="Arial" w:cs="Arial"/>
            <w:color w:val="1F2328"/>
            <w:kern w:val="0"/>
            <w:lang w:val="en-SE"/>
            <w14:ligatures w14:val="none"/>
          </w:rPr>
          <w:delText xml:space="preserve">These plots show the genes most influential for predicting each specific class. </w:delText>
        </w:r>
      </w:del>
      <w:ins w:id="518" w:author="Xiya Song" w:date="2025-12-19T18:36:00Z" w16du:dateUtc="2025-12-19T17:36:00Z">
        <w:r>
          <w:rPr>
            <w:rFonts w:ascii="Arial" w:eastAsia="Times New Roman" w:hAnsi="Arial" w:cs="Arial"/>
            <w:color w:val="1F2328"/>
            <w:kern w:val="0"/>
            <w:lang w:val="en-SE"/>
            <w14:ligatures w14:val="none"/>
          </w:rPr>
          <w:t>h</w:t>
        </w:r>
      </w:ins>
      <w:ins w:id="519" w:author="Xiya Song" w:date="2025-12-19T18:35:00Z" w16du:dateUtc="2025-12-19T17:35:00Z">
        <w:r w:rsidRPr="003A645B">
          <w:rPr>
            <w:rFonts w:ascii="Arial" w:eastAsia="Times New Roman" w:hAnsi="Arial" w:cs="Arial"/>
            <w:color w:val="1F2328"/>
            <w:kern w:val="0"/>
            <w:lang w:val="en-SE"/>
            <w14:ligatures w14:val="none"/>
          </w:rPr>
          <w:t>igh expression of HBB and NPPB (indicated by red dots) corresponds to positive SHAP values, acting as strong predictors for the DCM class. Notably, NPPB is a well-established marker for heart failure, validating the model's biological relevance. Conversely, high expression of SERPINA3 and PLA2G2A yields negative SHAP values, suggesting that elevated levels of these genes reduce the likelihood of a DCM classification.</w:t>
        </w:r>
      </w:ins>
      <w:ins w:id="520" w:author="Xiya Song" w:date="2025-12-19T18:36:00Z" w16du:dateUtc="2025-12-19T17:36:00Z">
        <w:r>
          <w:rPr>
            <w:rFonts w:ascii="Arial" w:eastAsia="Times New Roman" w:hAnsi="Arial" w:cs="Arial"/>
            <w:color w:val="1F2328"/>
            <w:kern w:val="0"/>
            <w:lang w:val="en-SE"/>
            <w14:ligatures w14:val="none"/>
          </w:rPr>
          <w:t xml:space="preserve"> </w:t>
        </w:r>
      </w:ins>
      <w:ins w:id="521" w:author="Xiya Song" w:date="2025-12-19T18:35:00Z" w16du:dateUtc="2025-12-19T17:35:00Z">
        <w:r w:rsidRPr="003A645B">
          <w:rPr>
            <w:rFonts w:ascii="Arial" w:eastAsia="Times New Roman" w:hAnsi="Arial" w:cs="Arial"/>
            <w:color w:val="1F2328"/>
            <w:kern w:val="0"/>
            <w:lang w:val="en-SE"/>
            <w14:ligatures w14:val="none"/>
          </w:rPr>
          <w:t>The profile for Non-Failing Donors largely mirrors the DCM signature but with opposite polarity. Here, high expression of SERPINA3, PLA2G2A, and HBB (low expression) are the primary drivers pushing the model towards a "Non-Failing" prediction. Specifically, the model uses high SERPINA3 as a strong indicator of a healthy (non-failing) state, whereas it associates low SERPINA3 with disease.</w:t>
        </w:r>
      </w:ins>
      <w:ins w:id="522" w:author="Xiya Song" w:date="2025-12-19T18:37:00Z" w16du:dateUtc="2025-12-19T17:37:00Z">
        <w:r>
          <w:rPr>
            <w:rFonts w:ascii="Arial" w:eastAsia="Times New Roman" w:hAnsi="Arial" w:cs="Arial"/>
            <w:color w:val="1F2328"/>
            <w:kern w:val="0"/>
            <w:lang w:val="en-SE"/>
            <w14:ligatures w14:val="none"/>
          </w:rPr>
          <w:t xml:space="preserve"> Lastly, h</w:t>
        </w:r>
      </w:ins>
      <w:ins w:id="523" w:author="Xiya Song" w:date="2025-12-19T18:35:00Z" w16du:dateUtc="2025-12-19T17:35:00Z">
        <w:r w:rsidRPr="003A645B">
          <w:rPr>
            <w:rFonts w:ascii="Arial" w:eastAsia="Times New Roman" w:hAnsi="Arial" w:cs="Arial"/>
            <w:color w:val="1F2328"/>
            <w:kern w:val="0"/>
            <w:lang w:val="en-SE"/>
            <w14:ligatures w14:val="none"/>
          </w:rPr>
          <w:t xml:space="preserve">ypertrophic </w:t>
        </w:r>
      </w:ins>
      <w:ins w:id="524" w:author="Xiya Song" w:date="2025-12-19T18:38:00Z" w16du:dateUtc="2025-12-19T17:38:00Z">
        <w:r w:rsidR="0057715C">
          <w:rPr>
            <w:rFonts w:ascii="Arial" w:eastAsia="Times New Roman" w:hAnsi="Arial" w:cs="Arial"/>
            <w:color w:val="1F2328"/>
            <w:kern w:val="0"/>
            <w:lang w:val="en-SE"/>
            <w14:ligatures w14:val="none"/>
          </w:rPr>
          <w:t>c</w:t>
        </w:r>
      </w:ins>
      <w:ins w:id="525" w:author="Xiya Song" w:date="2025-12-19T18:35:00Z" w16du:dateUtc="2025-12-19T17:35:00Z">
        <w:r w:rsidRPr="003A645B">
          <w:rPr>
            <w:rFonts w:ascii="Arial" w:eastAsia="Times New Roman" w:hAnsi="Arial" w:cs="Arial"/>
            <w:color w:val="1F2328"/>
            <w:kern w:val="0"/>
            <w:lang w:val="en-SE"/>
            <w14:ligatures w14:val="none"/>
          </w:rPr>
          <w:t>ardiomyopathy (HCM) displays a unique feature set distinct from the DCM/Donor axis. Genes such as TGILR, UGT2B4, and VGLL2 emerge as top predictors. High expression of these genes contributes positively to the probability of identifying a sample as HCM. This suggests that HCM is characterized by a specific transcriptional program that differs significantly from the stress-response markers observed in DCM.</w:t>
        </w:r>
        <w:r w:rsidRPr="003A645B" w:rsidDel="003A645B">
          <w:rPr>
            <w:rFonts w:ascii="Arial" w:eastAsia="Times New Roman" w:hAnsi="Arial" w:cs="Arial"/>
            <w:color w:val="1F2328"/>
            <w:kern w:val="0"/>
            <w:lang w:val="en-SE"/>
            <w14:ligatures w14:val="none"/>
          </w:rPr>
          <w:t xml:space="preserve"> </w:t>
        </w:r>
      </w:ins>
      <w:del w:id="526" w:author="Xiya Song" w:date="2025-12-19T18:35:00Z" w16du:dateUtc="2025-12-19T17:35:00Z">
        <w:r w:rsidR="003C5E08" w:rsidRPr="003C5E08" w:rsidDel="003A645B">
          <w:rPr>
            <w:rFonts w:ascii="Arial" w:eastAsia="Times New Roman" w:hAnsi="Arial" w:cs="Arial"/>
            <w:color w:val="1F2328"/>
            <w:kern w:val="0"/>
            <w:lang w:val="en-SE"/>
            <w14:ligatures w14:val="none"/>
          </w:rPr>
          <w:delText>For instance, a gene might strongly push towards a 'DCM' prediction, while another might strongly push away from 'HCM'.</w:delText>
        </w:r>
      </w:del>
    </w:p>
    <w:p w14:paraId="55528D87" w14:textId="77777777" w:rsidR="003C5E08" w:rsidRPr="003C5E08" w:rsidRDefault="003C5E08" w:rsidP="003C5E08">
      <w:pPr>
        <w:shd w:val="clear" w:color="auto" w:fill="FFFFFF"/>
        <w:spacing w:before="100" w:beforeAutospacing="1" w:after="100" w:afterAutospacing="1" w:line="240" w:lineRule="auto"/>
        <w:jc w:val="both"/>
        <w:textAlignment w:val="top"/>
        <w:outlineLvl w:val="2"/>
        <w:rPr>
          <w:rFonts w:ascii="Arial" w:eastAsia="Times New Roman" w:hAnsi="Arial" w:cs="Arial"/>
          <w:b/>
          <w:bCs/>
          <w:color w:val="1F2328"/>
          <w:kern w:val="0"/>
          <w:sz w:val="28"/>
          <w:szCs w:val="28"/>
          <w:lang w:val="en-SE"/>
          <w14:ligatures w14:val="none"/>
        </w:rPr>
      </w:pPr>
      <w:r w:rsidRPr="003C5E08">
        <w:rPr>
          <w:rFonts w:ascii="Arial" w:eastAsia="Times New Roman" w:hAnsi="Arial" w:cs="Arial"/>
          <w:b/>
          <w:bCs/>
          <w:color w:val="1F2328"/>
          <w:kern w:val="0"/>
          <w:sz w:val="28"/>
          <w:szCs w:val="28"/>
          <w:lang w:val="en-SE"/>
          <w14:ligatures w14:val="none"/>
        </w:rPr>
        <w:t>Web Application Development</w:t>
      </w:r>
    </w:p>
    <w:p w14:paraId="5B0C5C0B" w14:textId="70D55DB9" w:rsidR="003C5E08" w:rsidRPr="003C5E08" w:rsidDel="00807F7D" w:rsidRDefault="00807F7D" w:rsidP="00807F7D">
      <w:pPr>
        <w:shd w:val="clear" w:color="auto" w:fill="FFFFFF"/>
        <w:spacing w:beforeAutospacing="1" w:after="0" w:afterAutospacing="1" w:line="240" w:lineRule="auto"/>
        <w:jc w:val="both"/>
        <w:textAlignment w:val="top"/>
        <w:rPr>
          <w:del w:id="527" w:author="Xiya Song" w:date="2025-12-19T18:41:00Z" w16du:dateUtc="2025-12-19T17:41:00Z"/>
          <w:rFonts w:ascii="Arial" w:eastAsia="Times New Roman" w:hAnsi="Arial" w:cs="Arial"/>
          <w:color w:val="1F2328"/>
          <w:kern w:val="0"/>
          <w:lang w:val="en-SE"/>
          <w14:ligatures w14:val="none"/>
        </w:rPr>
        <w:pPrChange w:id="528" w:author="Xiya Song" w:date="2025-12-19T18:41:00Z" w16du:dateUtc="2025-12-19T17:41:00Z">
          <w:pPr>
            <w:shd w:val="clear" w:color="auto" w:fill="FFFFFF"/>
            <w:spacing w:beforeAutospacing="1" w:after="0" w:afterAutospacing="1" w:line="240" w:lineRule="auto"/>
            <w:jc w:val="both"/>
            <w:textAlignment w:val="top"/>
          </w:pPr>
        </w:pPrChange>
      </w:pPr>
      <w:ins w:id="529" w:author="Xiya Song" w:date="2025-12-19T18:41:00Z" w16du:dateUtc="2025-12-19T17:41:00Z">
        <w:r w:rsidRPr="00807F7D">
          <w:rPr>
            <w:rFonts w:ascii="Arial" w:eastAsia="Times New Roman" w:hAnsi="Arial" w:cs="Arial"/>
            <w:color w:val="1F2328"/>
            <w:kern w:val="0"/>
            <w:lang w:val="en-SE"/>
            <w14:ligatures w14:val="none"/>
          </w:rPr>
          <w:t>We implemented the complete analysis pipeline as an interactive web application (app.py) via Streamlit to enable dynamic data exploration. The application was designed to allow users to customize the analysis by selecting between binary and multi-class classification modes and choosing various scikit-learn model architectures. Beyond model configuration, the tool provides immediate visual feedback through dynamic PCA plots and comprehensive evaluation metrics, including confusion matrices and ROC curves. Furthermore, the application incorporates on-demand SHAP analysis, enabling users to visualize the top contributing genes and interpret model decisions in real-time, thus bridging the gap between complex algorithmic outputs and biological interpretation.</w:t>
        </w:r>
      </w:ins>
      <w:del w:id="530" w:author="Xiya Song" w:date="2025-12-19T18:41:00Z" w16du:dateUtc="2025-12-19T17:41:00Z">
        <w:r w:rsidR="003C5E08" w:rsidRPr="003C5E08" w:rsidDel="00807F7D">
          <w:rPr>
            <w:rFonts w:ascii="Arial" w:eastAsia="Times New Roman" w:hAnsi="Arial" w:cs="Arial"/>
            <w:color w:val="1F2328"/>
            <w:kern w:val="0"/>
            <w:lang w:val="en-SE"/>
            <w14:ligatures w14:val="none"/>
          </w:rPr>
          <w:delText>An interactive web application (app.py) was developed using Streamlit to wrap the entire analysis pipeline. The application allows users to:</w:delText>
        </w:r>
      </w:del>
    </w:p>
    <w:p w14:paraId="0433F056" w14:textId="352CCA1D" w:rsidR="003C5E08" w:rsidRPr="003C5E08" w:rsidDel="00807F7D" w:rsidRDefault="003C5E08" w:rsidP="00807F7D">
      <w:pPr>
        <w:shd w:val="clear" w:color="auto" w:fill="FFFFFF"/>
        <w:spacing w:beforeAutospacing="1" w:after="0" w:afterAutospacing="1" w:line="240" w:lineRule="auto"/>
        <w:jc w:val="both"/>
        <w:textAlignment w:val="top"/>
        <w:rPr>
          <w:del w:id="531" w:author="Xiya Song" w:date="2025-12-19T18:41:00Z" w16du:dateUtc="2025-12-19T17:41:00Z"/>
          <w:rFonts w:ascii="Arial" w:eastAsia="Times New Roman" w:hAnsi="Arial" w:cs="Arial"/>
          <w:color w:val="1F2328"/>
          <w:kern w:val="0"/>
          <w:lang w:val="en-SE"/>
          <w14:ligatures w14:val="none"/>
        </w:rPr>
        <w:pPrChange w:id="532" w:author="Xiya Song" w:date="2025-12-19T18:41:00Z" w16du:dateUtc="2025-12-19T17:41:00Z">
          <w:pPr>
            <w:numPr>
              <w:numId w:val="16"/>
            </w:numPr>
            <w:shd w:val="clear" w:color="auto" w:fill="FFFFFF"/>
            <w:tabs>
              <w:tab w:val="num" w:pos="720"/>
            </w:tabs>
            <w:spacing w:before="100" w:beforeAutospacing="1" w:after="100" w:afterAutospacing="1" w:line="240" w:lineRule="auto"/>
            <w:ind w:left="720" w:hanging="360"/>
            <w:jc w:val="both"/>
            <w:textAlignment w:val="top"/>
          </w:pPr>
        </w:pPrChange>
      </w:pPr>
      <w:del w:id="533" w:author="Xiya Song" w:date="2025-12-19T18:41:00Z" w16du:dateUtc="2025-12-19T17:41:00Z">
        <w:r w:rsidRPr="003C5E08" w:rsidDel="00807F7D">
          <w:rPr>
            <w:rFonts w:ascii="Arial" w:eastAsia="Times New Roman" w:hAnsi="Arial" w:cs="Arial"/>
            <w:color w:val="1F2328"/>
            <w:kern w:val="0"/>
            <w:lang w:val="en-SE"/>
            <w14:ligatures w14:val="none"/>
          </w:rPr>
          <w:delText>Select between binary and multi-class classification.</w:delText>
        </w:r>
      </w:del>
    </w:p>
    <w:p w14:paraId="5797BAA7" w14:textId="0155C39E" w:rsidR="003C5E08" w:rsidRPr="003C5E08" w:rsidDel="00807F7D" w:rsidRDefault="003C5E08" w:rsidP="00807F7D">
      <w:pPr>
        <w:shd w:val="clear" w:color="auto" w:fill="FFFFFF"/>
        <w:spacing w:beforeAutospacing="1" w:after="0" w:afterAutospacing="1" w:line="240" w:lineRule="auto"/>
        <w:jc w:val="both"/>
        <w:textAlignment w:val="top"/>
        <w:rPr>
          <w:del w:id="534" w:author="Xiya Song" w:date="2025-12-19T18:41:00Z" w16du:dateUtc="2025-12-19T17:41:00Z"/>
          <w:rFonts w:ascii="Arial" w:eastAsia="Times New Roman" w:hAnsi="Arial" w:cs="Arial"/>
          <w:color w:val="1F2328"/>
          <w:kern w:val="0"/>
          <w:lang w:val="en-SE"/>
          <w14:ligatures w14:val="none"/>
        </w:rPr>
        <w:pPrChange w:id="535" w:author="Xiya Song" w:date="2025-12-19T18:41:00Z" w16du:dateUtc="2025-12-19T17:41:00Z">
          <w:pPr>
            <w:numPr>
              <w:numId w:val="16"/>
            </w:numPr>
            <w:shd w:val="clear" w:color="auto" w:fill="FFFFFF"/>
            <w:tabs>
              <w:tab w:val="num" w:pos="720"/>
            </w:tabs>
            <w:spacing w:before="60" w:after="100" w:afterAutospacing="1" w:line="240" w:lineRule="auto"/>
            <w:ind w:left="720" w:hanging="360"/>
            <w:jc w:val="both"/>
            <w:textAlignment w:val="top"/>
          </w:pPr>
        </w:pPrChange>
      </w:pPr>
      <w:del w:id="536" w:author="Xiya Song" w:date="2025-12-19T18:41:00Z" w16du:dateUtc="2025-12-19T17:41:00Z">
        <w:r w:rsidRPr="003C5E08" w:rsidDel="00807F7D">
          <w:rPr>
            <w:rFonts w:ascii="Arial" w:eastAsia="Times New Roman" w:hAnsi="Arial" w:cs="Arial"/>
            <w:color w:val="1F2328"/>
            <w:kern w:val="0"/>
            <w:lang w:val="en-SE"/>
            <w14:ligatures w14:val="none"/>
          </w:rPr>
          <w:delText>Choose from various scikit-learn models.</w:delText>
        </w:r>
      </w:del>
    </w:p>
    <w:p w14:paraId="72E08756" w14:textId="3690CDF5" w:rsidR="003C5E08" w:rsidRPr="003C5E08" w:rsidDel="00807F7D" w:rsidRDefault="003C5E08" w:rsidP="00807F7D">
      <w:pPr>
        <w:shd w:val="clear" w:color="auto" w:fill="FFFFFF"/>
        <w:spacing w:beforeAutospacing="1" w:after="0" w:afterAutospacing="1" w:line="240" w:lineRule="auto"/>
        <w:jc w:val="both"/>
        <w:textAlignment w:val="top"/>
        <w:rPr>
          <w:del w:id="537" w:author="Xiya Song" w:date="2025-12-19T18:41:00Z" w16du:dateUtc="2025-12-19T17:41:00Z"/>
          <w:rFonts w:ascii="Arial" w:eastAsia="Times New Roman" w:hAnsi="Arial" w:cs="Arial"/>
          <w:color w:val="1F2328"/>
          <w:kern w:val="0"/>
          <w:lang w:val="en-SE"/>
          <w14:ligatures w14:val="none"/>
        </w:rPr>
        <w:pPrChange w:id="538" w:author="Xiya Song" w:date="2025-12-19T18:41:00Z" w16du:dateUtc="2025-12-19T17:41:00Z">
          <w:pPr>
            <w:numPr>
              <w:numId w:val="16"/>
            </w:numPr>
            <w:shd w:val="clear" w:color="auto" w:fill="FFFFFF"/>
            <w:tabs>
              <w:tab w:val="num" w:pos="720"/>
            </w:tabs>
            <w:spacing w:before="60" w:after="100" w:afterAutospacing="1" w:line="240" w:lineRule="auto"/>
            <w:ind w:left="720" w:hanging="360"/>
            <w:jc w:val="both"/>
            <w:textAlignment w:val="top"/>
          </w:pPr>
        </w:pPrChange>
      </w:pPr>
      <w:del w:id="539" w:author="Xiya Song" w:date="2025-12-19T18:41:00Z" w16du:dateUtc="2025-12-19T17:41:00Z">
        <w:r w:rsidRPr="003C5E08" w:rsidDel="00807F7D">
          <w:rPr>
            <w:rFonts w:ascii="Arial" w:eastAsia="Times New Roman" w:hAnsi="Arial" w:cs="Arial"/>
            <w:color w:val="1F2328"/>
            <w:kern w:val="0"/>
            <w:lang w:val="en-SE"/>
            <w14:ligatures w14:val="none"/>
          </w:rPr>
          <w:delText>View dynamic PCA plots, model evaluation metrics (classification reports, confusion matrices, ROC AUC scores).</w:delText>
        </w:r>
      </w:del>
    </w:p>
    <w:p w14:paraId="2AB4D2F3" w14:textId="6C39F6A9" w:rsidR="003C5E08" w:rsidRPr="003C5E08" w:rsidRDefault="003C5E08" w:rsidP="00807F7D">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Change w:id="540" w:author="Xiya Song" w:date="2025-12-19T18:41:00Z" w16du:dateUtc="2025-12-19T17:41:00Z">
          <w:pPr>
            <w:numPr>
              <w:numId w:val="16"/>
            </w:numPr>
            <w:shd w:val="clear" w:color="auto" w:fill="FFFFFF"/>
            <w:tabs>
              <w:tab w:val="num" w:pos="720"/>
            </w:tabs>
            <w:spacing w:before="60" w:after="100" w:afterAutospacing="1" w:line="240" w:lineRule="auto"/>
            <w:ind w:left="720" w:hanging="360"/>
            <w:jc w:val="both"/>
            <w:textAlignment w:val="top"/>
          </w:pPr>
        </w:pPrChange>
      </w:pPr>
      <w:del w:id="541" w:author="Xiya Song" w:date="2025-12-19T18:41:00Z" w16du:dateUtc="2025-12-19T17:41:00Z">
        <w:r w:rsidRPr="003C5E08" w:rsidDel="00807F7D">
          <w:rPr>
            <w:rFonts w:ascii="Arial" w:eastAsia="Times New Roman" w:hAnsi="Arial" w:cs="Arial"/>
            <w:color w:val="1F2328"/>
            <w:kern w:val="0"/>
            <w:lang w:val="en-SE"/>
            <w14:ligatures w14:val="none"/>
          </w:rPr>
          <w:delText>Trigger on-demand SHAP value calculation and visualize feature importance for the selected model and classification type.</w:delText>
        </w:r>
      </w:del>
    </w:p>
    <w:p w14:paraId="760D6C8C" w14:textId="77777777" w:rsidR="003C5E08" w:rsidRP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sz w:val="28"/>
          <w:szCs w:val="28"/>
          <w:lang w:val="en-SE"/>
          <w14:ligatures w14:val="none"/>
        </w:rPr>
      </w:pPr>
      <w:r w:rsidRPr="003C5E08">
        <w:rPr>
          <w:rFonts w:ascii="Arial" w:eastAsia="Times New Roman" w:hAnsi="Arial" w:cs="Arial"/>
          <w:b/>
          <w:bCs/>
          <w:color w:val="1F2328"/>
          <w:kern w:val="0"/>
          <w:sz w:val="28"/>
          <w:szCs w:val="28"/>
          <w:lang w:val="en-SE"/>
          <w14:ligatures w14:val="none"/>
        </w:rPr>
        <w:t>Conclusion &amp; Discussion</w:t>
      </w:r>
    </w:p>
    <w:p w14:paraId="7C0A2081" w14:textId="77777777" w:rsidR="003C5E08" w:rsidRPr="00807F7D"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807F7D">
        <w:rPr>
          <w:rFonts w:ascii="Arial" w:eastAsia="Times New Roman" w:hAnsi="Arial" w:cs="Arial"/>
          <w:color w:val="1F2328"/>
          <w:kern w:val="0"/>
          <w:lang w:val="en-SE"/>
          <w14:ligatures w14:val="none"/>
        </w:rPr>
        <w:t>This project successfully developed a comprehensive pipeline for heart disease classification from RNA-Seq data. The binary classification proved highly accurate, while the multi-class problem, particularly the HCM class, presented a more challenging scenario due to sample imbalance. Feature selection using the top 1000 most variable genes effectively balanced performance and computational efficiency. SHAP values provided crucial insights into the biological drivers of model predictions.</w:t>
      </w:r>
    </w:p>
    <w:p w14:paraId="2B8DF96A" w14:textId="77777777" w:rsidR="003C5E08" w:rsidRPr="00807F7D" w:rsidRDefault="003C5E08" w:rsidP="003C5E08">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r w:rsidRPr="00807F7D">
        <w:rPr>
          <w:rFonts w:ascii="Arial" w:eastAsia="Times New Roman" w:hAnsi="Arial" w:cs="Arial"/>
          <w:color w:val="1F2328"/>
          <w:kern w:val="0"/>
          <w:lang w:val="en-SE"/>
          <w14:ligatures w14:val="none"/>
          <w:rPrChange w:id="542" w:author="Xiya Song" w:date="2025-12-19T18:41:00Z" w16du:dateUtc="2025-12-19T17:41:00Z">
            <w:rPr>
              <w:rFonts w:ascii="Arial" w:eastAsia="Times New Roman" w:hAnsi="Arial" w:cs="Arial"/>
              <w:b/>
              <w:bCs/>
              <w:color w:val="1F2328"/>
              <w:kern w:val="0"/>
              <w:lang w:val="en-SE"/>
              <w14:ligatures w14:val="none"/>
            </w:rPr>
          </w:rPrChange>
        </w:rPr>
        <w:t>Limitations:</w:t>
      </w:r>
      <w:r w:rsidRPr="00807F7D">
        <w:rPr>
          <w:rFonts w:ascii="Arial" w:eastAsia="Times New Roman" w:hAnsi="Arial" w:cs="Arial"/>
          <w:color w:val="1F2328"/>
          <w:kern w:val="0"/>
          <w:lang w:val="en-SE"/>
          <w14:ligatures w14:val="none"/>
        </w:rPr>
        <w:t> The primary limitation is the small sample size for the HCM group, impacting multi-class performance. The reliance on CPU for KernelExplainer and TensorFlow's incompatibility with the local environment also posed challenges. The current web app uses pre-loaded data; user data upload would be a valuable future enhancement.</w:t>
      </w:r>
    </w:p>
    <w:p w14:paraId="00A6176D" w14:textId="77777777" w:rsidR="003C5E08" w:rsidRPr="00807F7D"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807F7D">
        <w:rPr>
          <w:rFonts w:ascii="Arial" w:eastAsia="Times New Roman" w:hAnsi="Arial" w:cs="Arial"/>
          <w:color w:val="1F2328"/>
          <w:kern w:val="0"/>
          <w:lang w:val="en-SE"/>
          <w14:ligatures w14:val="none"/>
          <w:rPrChange w:id="543" w:author="Xiya Song" w:date="2025-12-19T18:41:00Z" w16du:dateUtc="2025-12-19T17:41:00Z">
            <w:rPr>
              <w:rFonts w:ascii="Arial" w:eastAsia="Times New Roman" w:hAnsi="Arial" w:cs="Arial"/>
              <w:b/>
              <w:bCs/>
              <w:color w:val="1F2328"/>
              <w:kern w:val="0"/>
              <w:lang w:val="en-SE"/>
              <w14:ligatures w14:val="none"/>
            </w:rPr>
          </w:rPrChange>
        </w:rPr>
        <w:t>Future Directions:</w:t>
      </w:r>
      <w:r w:rsidRPr="00807F7D">
        <w:rPr>
          <w:rFonts w:ascii="Arial" w:eastAsia="Times New Roman" w:hAnsi="Arial" w:cs="Arial"/>
          <w:color w:val="1F2328"/>
          <w:kern w:val="0"/>
          <w:lang w:val="en-SE"/>
          <w14:ligatures w14:val="none"/>
        </w:rPr>
        <w:t> Future work could involve collecting more data for underrepresented classes, exploring more advanced feature selection techniques, implementing more sophisticated multi-class deep learning models (e.g., on cloud GPUs), and integrating additional biological pathway analysis.</w:t>
      </w:r>
    </w:p>
    <w:p w14:paraId="7EDD61BF" w14:textId="76CF9849" w:rsidR="003C5E08" w:rsidDel="00B61530" w:rsidRDefault="003C5E08" w:rsidP="003C5E08">
      <w:pPr>
        <w:shd w:val="clear" w:color="auto" w:fill="FFFFFF"/>
        <w:spacing w:before="100" w:beforeAutospacing="1" w:after="100" w:afterAutospacing="1" w:line="240" w:lineRule="auto"/>
        <w:jc w:val="both"/>
        <w:textAlignment w:val="top"/>
        <w:outlineLvl w:val="1"/>
        <w:rPr>
          <w:del w:id="544" w:author="Xiya Song" w:date="2025-12-19T17:03:00Z" w16du:dateUtc="2025-12-19T16:03:00Z"/>
          <w:rFonts w:ascii="Arial" w:eastAsia="Times New Roman" w:hAnsi="Arial" w:cs="Arial"/>
          <w:b/>
          <w:bCs/>
          <w:color w:val="1F2328"/>
          <w:kern w:val="0"/>
          <w:lang w:val="en-SE"/>
          <w14:ligatures w14:val="none"/>
        </w:rPr>
      </w:pPr>
      <w:del w:id="545" w:author="Xiya Song" w:date="2025-12-19T17:03:00Z" w16du:dateUtc="2025-12-19T16:03:00Z">
        <w:r w:rsidRPr="003C5E08" w:rsidDel="00B61530">
          <w:rPr>
            <w:rFonts w:ascii="Arial" w:eastAsia="Times New Roman" w:hAnsi="Arial" w:cs="Arial"/>
            <w:b/>
            <w:bCs/>
            <w:color w:val="1F2328"/>
            <w:kern w:val="0"/>
            <w:lang w:val="en-SE"/>
            <w14:ligatures w14:val="none"/>
          </w:rPr>
          <w:lastRenderedPageBreak/>
          <w:delText>Data and Code Availability</w:delText>
        </w:r>
      </w:del>
    </w:p>
    <w:p w14:paraId="14FA883C" w14:textId="77777777" w:rsidR="00B61530" w:rsidRPr="003C5E08" w:rsidRDefault="00B61530" w:rsidP="00B61530">
      <w:pPr>
        <w:shd w:val="clear" w:color="auto" w:fill="FFFFFF"/>
        <w:spacing w:before="100" w:beforeAutospacing="1" w:after="100" w:afterAutospacing="1" w:line="240" w:lineRule="auto"/>
        <w:jc w:val="both"/>
        <w:textAlignment w:val="top"/>
        <w:outlineLvl w:val="1"/>
        <w:rPr>
          <w:ins w:id="546" w:author="Xiya Song" w:date="2025-12-19T17:04:00Z" w16du:dateUtc="2025-12-19T16:04:00Z"/>
          <w:rFonts w:ascii="Arial" w:eastAsia="Times New Roman" w:hAnsi="Arial" w:cs="Arial"/>
          <w:b/>
          <w:bCs/>
          <w:color w:val="1F2328"/>
          <w:kern w:val="0"/>
          <w:lang w:val="en-SE"/>
          <w14:ligatures w14:val="none"/>
        </w:rPr>
      </w:pPr>
      <w:ins w:id="547" w:author="Xiya Song" w:date="2025-12-19T17:04:00Z" w16du:dateUtc="2025-12-19T16:04:00Z">
        <w:r w:rsidRPr="003C5E08">
          <w:rPr>
            <w:rFonts w:ascii="Arial" w:eastAsia="Times New Roman" w:hAnsi="Arial" w:cs="Arial"/>
            <w:b/>
            <w:bCs/>
            <w:color w:val="1F2328"/>
            <w:kern w:val="0"/>
            <w:lang w:val="en-SE"/>
            <w14:ligatures w14:val="none"/>
          </w:rPr>
          <w:t>Data and Code Availability</w:t>
        </w:r>
      </w:ins>
    </w:p>
    <w:p w14:paraId="6A491B98" w14:textId="77777777" w:rsidR="00B61530" w:rsidRPr="003C5E08" w:rsidRDefault="00B61530" w:rsidP="00B61530">
      <w:pPr>
        <w:numPr>
          <w:ilvl w:val="0"/>
          <w:numId w:val="17"/>
        </w:numPr>
        <w:shd w:val="clear" w:color="auto" w:fill="FFFFFF"/>
        <w:spacing w:before="100" w:beforeAutospacing="1" w:after="100" w:afterAutospacing="1" w:line="240" w:lineRule="auto"/>
        <w:jc w:val="both"/>
        <w:textAlignment w:val="top"/>
        <w:rPr>
          <w:ins w:id="548" w:author="Xiya Song" w:date="2025-12-19T17:04:00Z" w16du:dateUtc="2025-12-19T16:04:00Z"/>
          <w:rFonts w:ascii="Arial" w:eastAsia="Times New Roman" w:hAnsi="Arial" w:cs="Arial"/>
          <w:color w:val="1F2328"/>
          <w:kern w:val="0"/>
          <w:lang w:val="en-SE"/>
          <w14:ligatures w14:val="none"/>
        </w:rPr>
      </w:pPr>
      <w:ins w:id="549" w:author="Xiya Song" w:date="2025-12-19T17:04:00Z" w16du:dateUtc="2025-12-19T16:04:00Z">
        <w:r w:rsidRPr="003C5E08">
          <w:rPr>
            <w:rFonts w:ascii="Arial" w:eastAsia="Times New Roman" w:hAnsi="Arial" w:cs="Arial"/>
            <w:b/>
            <w:bCs/>
            <w:color w:val="1F2328"/>
            <w:kern w:val="0"/>
            <w:lang w:val="en-SE"/>
            <w14:ligatures w14:val="none"/>
          </w:rPr>
          <w:t>Dataset:</w:t>
        </w:r>
        <w:r w:rsidRPr="003C5E08">
          <w:rPr>
            <w:rFonts w:ascii="Arial" w:eastAsia="Times New Roman" w:hAnsi="Arial" w:cs="Arial"/>
            <w:color w:val="1F2328"/>
            <w:kern w:val="0"/>
            <w:lang w:val="en-SE"/>
            <w14:ligatures w14:val="none"/>
          </w:rPr>
          <w:t> Magnetique dataset available on Zenodo: </w:t>
        </w:r>
        <w:r w:rsidRPr="003C5E08">
          <w:rPr>
            <w:rFonts w:ascii="Arial" w:eastAsia="Times New Roman" w:hAnsi="Arial" w:cs="Arial"/>
            <w:color w:val="1F2328"/>
            <w:kern w:val="0"/>
            <w:lang w:val="en-SE"/>
            <w14:ligatures w14:val="none"/>
          </w:rPr>
          <w:fldChar w:fldCharType="begin"/>
        </w:r>
        <w:r w:rsidRPr="003C5E08">
          <w:rPr>
            <w:rFonts w:ascii="Arial" w:eastAsia="Times New Roman" w:hAnsi="Arial" w:cs="Arial"/>
            <w:color w:val="1F2328"/>
            <w:kern w:val="0"/>
            <w:lang w:val="en-SE"/>
            <w14:ligatures w14:val="none"/>
          </w:rPr>
          <w:instrText>HYPERLINK "https://zenodo.org/record/7148045"</w:instrText>
        </w:r>
        <w:r w:rsidRPr="003C5E08">
          <w:rPr>
            <w:rFonts w:ascii="Arial" w:eastAsia="Times New Roman" w:hAnsi="Arial" w:cs="Arial"/>
            <w:color w:val="1F2328"/>
            <w:kern w:val="0"/>
            <w:lang w:val="en-SE"/>
            <w14:ligatures w14:val="none"/>
          </w:rPr>
        </w:r>
        <w:r w:rsidRPr="003C5E08">
          <w:rPr>
            <w:rFonts w:ascii="Arial" w:eastAsia="Times New Roman" w:hAnsi="Arial" w:cs="Arial"/>
            <w:color w:val="1F2328"/>
            <w:kern w:val="0"/>
            <w:lang w:val="en-SE"/>
            <w14:ligatures w14:val="none"/>
          </w:rPr>
          <w:fldChar w:fldCharType="separate"/>
        </w:r>
        <w:r w:rsidRPr="003C5E08">
          <w:rPr>
            <w:rFonts w:ascii="Arial" w:eastAsia="Times New Roman" w:hAnsi="Arial" w:cs="Arial"/>
            <w:color w:val="0969DA"/>
            <w:kern w:val="0"/>
            <w:u w:val="single"/>
            <w:lang w:val="en-SE"/>
            <w14:ligatures w14:val="none"/>
          </w:rPr>
          <w:t>https://zenodo.org/record/7148045</w:t>
        </w:r>
        <w:r w:rsidRPr="003C5E08">
          <w:rPr>
            <w:rFonts w:ascii="Arial" w:eastAsia="Times New Roman" w:hAnsi="Arial" w:cs="Arial"/>
            <w:color w:val="1F2328"/>
            <w:kern w:val="0"/>
            <w:lang w:val="en-SE"/>
            <w14:ligatures w14:val="none"/>
          </w:rPr>
          <w:fldChar w:fldCharType="end"/>
        </w:r>
      </w:ins>
    </w:p>
    <w:p w14:paraId="571CCE88" w14:textId="5FEA7FA7" w:rsidR="00B61530" w:rsidRPr="00B61530" w:rsidRDefault="00B61530" w:rsidP="00B61530">
      <w:pPr>
        <w:numPr>
          <w:ilvl w:val="0"/>
          <w:numId w:val="17"/>
        </w:numPr>
        <w:shd w:val="clear" w:color="auto" w:fill="FFFFFF"/>
        <w:spacing w:before="60" w:after="100" w:afterAutospacing="1" w:line="240" w:lineRule="auto"/>
        <w:jc w:val="both"/>
        <w:textAlignment w:val="top"/>
        <w:rPr>
          <w:ins w:id="550" w:author="Xiya Song" w:date="2025-12-19T17:04:00Z" w16du:dateUtc="2025-12-19T16:04:00Z"/>
          <w:rFonts w:ascii="Arial" w:eastAsia="Times New Roman" w:hAnsi="Arial" w:cs="Arial"/>
          <w:color w:val="1F2328"/>
          <w:kern w:val="0"/>
          <w:lang w:val="en-SE"/>
          <w14:ligatures w14:val="none"/>
          <w:rPrChange w:id="551" w:author="Xiya Song" w:date="2025-12-19T17:04:00Z" w16du:dateUtc="2025-12-19T16:04:00Z">
            <w:rPr>
              <w:ins w:id="552" w:author="Xiya Song" w:date="2025-12-19T17:04:00Z" w16du:dateUtc="2025-12-19T16:04:00Z"/>
              <w:rFonts w:ascii="Arial" w:eastAsia="Times New Roman" w:hAnsi="Arial" w:cs="Arial"/>
              <w:b/>
              <w:bCs/>
              <w:color w:val="1F2328"/>
              <w:kern w:val="0"/>
              <w:lang w:val="en-SE"/>
              <w14:ligatures w14:val="none"/>
            </w:rPr>
          </w:rPrChange>
        </w:rPr>
        <w:pPrChange w:id="553" w:author="Xiya Song" w:date="2025-12-19T17:04:00Z" w16du:dateUtc="2025-12-19T16:04:00Z">
          <w:pPr>
            <w:shd w:val="clear" w:color="auto" w:fill="FFFFFF"/>
            <w:spacing w:before="100" w:beforeAutospacing="1" w:after="100" w:afterAutospacing="1" w:line="240" w:lineRule="auto"/>
            <w:jc w:val="both"/>
            <w:textAlignment w:val="top"/>
            <w:outlineLvl w:val="1"/>
          </w:pPr>
        </w:pPrChange>
      </w:pPr>
      <w:ins w:id="554" w:author="Xiya Song" w:date="2025-12-19T17:04:00Z" w16du:dateUtc="2025-12-19T16:04:00Z">
        <w:r w:rsidRPr="003C5E08">
          <w:rPr>
            <w:rFonts w:ascii="Arial" w:eastAsia="Times New Roman" w:hAnsi="Arial" w:cs="Arial"/>
            <w:b/>
            <w:bCs/>
            <w:color w:val="1F2328"/>
            <w:kern w:val="0"/>
            <w:lang w:val="en-SE"/>
            <w14:ligatures w14:val="none"/>
          </w:rPr>
          <w:t>Code Repository:</w:t>
        </w:r>
        <w:r w:rsidRPr="003C5E08">
          <w:rPr>
            <w:rFonts w:ascii="Arial" w:eastAsia="Times New Roman" w:hAnsi="Arial" w:cs="Arial"/>
            <w:color w:val="1F2328"/>
            <w:kern w:val="0"/>
            <w:lang w:val="en-SE"/>
            <w14:ligatures w14:val="none"/>
          </w:rPr>
          <w:t> The project code is available on GitHub: </w:t>
        </w:r>
        <w:r w:rsidRPr="003C5E08">
          <w:rPr>
            <w:rFonts w:ascii="Arial" w:eastAsia="Times New Roman" w:hAnsi="Arial" w:cs="Arial"/>
            <w:color w:val="1F2328"/>
            <w:kern w:val="0"/>
            <w:lang w:val="en-SE"/>
            <w14:ligatures w14:val="none"/>
          </w:rPr>
          <w:fldChar w:fldCharType="begin"/>
        </w:r>
        <w:r w:rsidRPr="003C5E08">
          <w:rPr>
            <w:rFonts w:ascii="Arial" w:eastAsia="Times New Roman" w:hAnsi="Arial" w:cs="Arial"/>
            <w:color w:val="1F2328"/>
            <w:kern w:val="0"/>
            <w:lang w:val="en-SE"/>
            <w14:ligatures w14:val="none"/>
          </w:rPr>
          <w:instrText>HYPERLINK "https://github.com/xiyasong/DDLS_Project.git"</w:instrText>
        </w:r>
        <w:r w:rsidRPr="003C5E08">
          <w:rPr>
            <w:rFonts w:ascii="Arial" w:eastAsia="Times New Roman" w:hAnsi="Arial" w:cs="Arial"/>
            <w:color w:val="1F2328"/>
            <w:kern w:val="0"/>
            <w:lang w:val="en-SE"/>
            <w14:ligatures w14:val="none"/>
          </w:rPr>
        </w:r>
        <w:r w:rsidRPr="003C5E08">
          <w:rPr>
            <w:rFonts w:ascii="Arial" w:eastAsia="Times New Roman" w:hAnsi="Arial" w:cs="Arial"/>
            <w:color w:val="1F2328"/>
            <w:kern w:val="0"/>
            <w:lang w:val="en-SE"/>
            <w14:ligatures w14:val="none"/>
          </w:rPr>
          <w:fldChar w:fldCharType="separate"/>
        </w:r>
        <w:r w:rsidRPr="003C5E08">
          <w:rPr>
            <w:rFonts w:ascii="Arial" w:eastAsia="Times New Roman" w:hAnsi="Arial" w:cs="Arial"/>
            <w:color w:val="0969DA"/>
            <w:kern w:val="0"/>
            <w:u w:val="single"/>
            <w:lang w:val="en-SE"/>
            <w14:ligatures w14:val="none"/>
          </w:rPr>
          <w:t>https://github.com/xiyasong/DDLS_Project.git</w:t>
        </w:r>
        <w:r w:rsidRPr="003C5E08">
          <w:rPr>
            <w:rFonts w:ascii="Arial" w:eastAsia="Times New Roman" w:hAnsi="Arial" w:cs="Arial"/>
            <w:color w:val="1F2328"/>
            <w:kern w:val="0"/>
            <w:lang w:val="en-SE"/>
            <w14:ligatures w14:val="none"/>
          </w:rPr>
          <w:fldChar w:fldCharType="end"/>
        </w:r>
      </w:ins>
    </w:p>
    <w:p w14:paraId="0DFBE296" w14:textId="658F4D68" w:rsidR="003C5E08" w:rsidRPr="003C5E08" w:rsidDel="00B61530" w:rsidRDefault="003C5E08" w:rsidP="003C5E08">
      <w:pPr>
        <w:numPr>
          <w:ilvl w:val="0"/>
          <w:numId w:val="17"/>
        </w:numPr>
        <w:shd w:val="clear" w:color="auto" w:fill="FFFFFF"/>
        <w:spacing w:before="100" w:beforeAutospacing="1" w:after="100" w:afterAutospacing="1" w:line="240" w:lineRule="auto"/>
        <w:jc w:val="both"/>
        <w:textAlignment w:val="top"/>
        <w:rPr>
          <w:del w:id="555" w:author="Xiya Song" w:date="2025-12-19T17:03:00Z" w16du:dateUtc="2025-12-19T16:03:00Z"/>
          <w:rFonts w:ascii="Arial" w:eastAsia="Times New Roman" w:hAnsi="Arial" w:cs="Arial"/>
          <w:color w:val="1F2328"/>
          <w:kern w:val="0"/>
          <w:lang w:val="en-SE"/>
          <w14:ligatures w14:val="none"/>
        </w:rPr>
      </w:pPr>
      <w:del w:id="556" w:author="Xiya Song" w:date="2025-12-19T17:03:00Z" w16du:dateUtc="2025-12-19T16:03:00Z">
        <w:r w:rsidRPr="003C5E08" w:rsidDel="00B61530">
          <w:rPr>
            <w:rFonts w:ascii="Arial" w:eastAsia="Times New Roman" w:hAnsi="Arial" w:cs="Arial"/>
            <w:b/>
            <w:bCs/>
            <w:color w:val="1F2328"/>
            <w:kern w:val="0"/>
            <w:lang w:val="en-SE"/>
            <w14:ligatures w14:val="none"/>
          </w:rPr>
          <w:delText>Dataset:</w:delText>
        </w:r>
        <w:r w:rsidRPr="003C5E08" w:rsidDel="00B61530">
          <w:rPr>
            <w:rFonts w:ascii="Arial" w:eastAsia="Times New Roman" w:hAnsi="Arial" w:cs="Arial"/>
            <w:color w:val="1F2328"/>
            <w:kern w:val="0"/>
            <w:lang w:val="en-SE"/>
            <w14:ligatures w14:val="none"/>
          </w:rPr>
          <w:delText> Magnetique dataset available on Zenodo: </w:delText>
        </w:r>
        <w:r w:rsidRPr="003C5E08" w:rsidDel="00B61530">
          <w:rPr>
            <w:rFonts w:ascii="Arial" w:eastAsia="Times New Roman" w:hAnsi="Arial" w:cs="Arial"/>
            <w:color w:val="1F2328"/>
            <w:kern w:val="0"/>
            <w:lang w:val="en-SE"/>
            <w14:ligatures w14:val="none"/>
          </w:rPr>
          <w:fldChar w:fldCharType="begin"/>
        </w:r>
        <w:r w:rsidRPr="003C5E08" w:rsidDel="00B61530">
          <w:rPr>
            <w:rFonts w:ascii="Arial" w:eastAsia="Times New Roman" w:hAnsi="Arial" w:cs="Arial"/>
            <w:color w:val="1F2328"/>
            <w:kern w:val="0"/>
            <w:lang w:val="en-SE"/>
            <w14:ligatures w14:val="none"/>
          </w:rPr>
          <w:delInstrText>HYPERLINK "https://zenodo.org/record/7148045"</w:delInstrText>
        </w:r>
        <w:r w:rsidRPr="003C5E08" w:rsidDel="00B61530">
          <w:rPr>
            <w:rFonts w:ascii="Arial" w:eastAsia="Times New Roman" w:hAnsi="Arial" w:cs="Arial"/>
            <w:color w:val="1F2328"/>
            <w:kern w:val="0"/>
            <w:lang w:val="en-SE"/>
            <w14:ligatures w14:val="none"/>
          </w:rPr>
        </w:r>
        <w:r w:rsidRPr="003C5E08" w:rsidDel="00B61530">
          <w:rPr>
            <w:rFonts w:ascii="Arial" w:eastAsia="Times New Roman" w:hAnsi="Arial" w:cs="Arial"/>
            <w:color w:val="1F2328"/>
            <w:kern w:val="0"/>
            <w:lang w:val="en-SE"/>
            <w14:ligatures w14:val="none"/>
          </w:rPr>
          <w:fldChar w:fldCharType="separate"/>
        </w:r>
        <w:r w:rsidRPr="003C5E08" w:rsidDel="00B61530">
          <w:rPr>
            <w:rFonts w:ascii="Arial" w:eastAsia="Times New Roman" w:hAnsi="Arial" w:cs="Arial"/>
            <w:color w:val="0969DA"/>
            <w:kern w:val="0"/>
            <w:u w:val="single"/>
            <w:lang w:val="en-SE"/>
            <w14:ligatures w14:val="none"/>
          </w:rPr>
          <w:delText>https://zenodo.org/record/7148045</w:delText>
        </w:r>
        <w:r w:rsidRPr="003C5E08" w:rsidDel="00B61530">
          <w:rPr>
            <w:rFonts w:ascii="Arial" w:eastAsia="Times New Roman" w:hAnsi="Arial" w:cs="Arial"/>
            <w:color w:val="1F2328"/>
            <w:kern w:val="0"/>
            <w:lang w:val="en-SE"/>
            <w14:ligatures w14:val="none"/>
          </w:rPr>
          <w:fldChar w:fldCharType="end"/>
        </w:r>
      </w:del>
    </w:p>
    <w:p w14:paraId="13305FA6" w14:textId="7E225812" w:rsidR="003C5E08" w:rsidDel="00B61530" w:rsidRDefault="003C5E08" w:rsidP="003C5E08">
      <w:pPr>
        <w:numPr>
          <w:ilvl w:val="0"/>
          <w:numId w:val="17"/>
        </w:numPr>
        <w:shd w:val="clear" w:color="auto" w:fill="FFFFFF"/>
        <w:spacing w:before="60" w:after="100" w:afterAutospacing="1" w:line="240" w:lineRule="auto"/>
        <w:jc w:val="both"/>
        <w:textAlignment w:val="top"/>
        <w:rPr>
          <w:del w:id="557" w:author="Xiya Song" w:date="2025-12-19T17:03:00Z" w16du:dateUtc="2025-12-19T16:03:00Z"/>
          <w:rFonts w:ascii="Arial" w:eastAsia="Times New Roman" w:hAnsi="Arial" w:cs="Arial"/>
          <w:color w:val="1F2328"/>
          <w:kern w:val="0"/>
          <w:lang w:val="en-SE"/>
          <w14:ligatures w14:val="none"/>
        </w:rPr>
      </w:pPr>
      <w:del w:id="558" w:author="Xiya Song" w:date="2025-12-19T17:03:00Z" w16du:dateUtc="2025-12-19T16:03:00Z">
        <w:r w:rsidRPr="003C5E08" w:rsidDel="00B61530">
          <w:rPr>
            <w:rFonts w:ascii="Arial" w:eastAsia="Times New Roman" w:hAnsi="Arial" w:cs="Arial"/>
            <w:b/>
            <w:bCs/>
            <w:color w:val="1F2328"/>
            <w:kern w:val="0"/>
            <w:lang w:val="en-SE"/>
            <w14:ligatures w14:val="none"/>
          </w:rPr>
          <w:delText>Code Repository:</w:delText>
        </w:r>
        <w:r w:rsidRPr="003C5E08" w:rsidDel="00B61530">
          <w:rPr>
            <w:rFonts w:ascii="Arial" w:eastAsia="Times New Roman" w:hAnsi="Arial" w:cs="Arial"/>
            <w:color w:val="1F2328"/>
            <w:kern w:val="0"/>
            <w:lang w:val="en-SE"/>
            <w14:ligatures w14:val="none"/>
          </w:rPr>
          <w:delText> The project code is available on GitHub: </w:delText>
        </w:r>
        <w:r w:rsidRPr="003C5E08" w:rsidDel="00B61530">
          <w:rPr>
            <w:rFonts w:ascii="Arial" w:eastAsia="Times New Roman" w:hAnsi="Arial" w:cs="Arial"/>
            <w:color w:val="1F2328"/>
            <w:kern w:val="0"/>
            <w:lang w:val="en-SE"/>
            <w14:ligatures w14:val="none"/>
          </w:rPr>
          <w:fldChar w:fldCharType="begin"/>
        </w:r>
        <w:r w:rsidRPr="003C5E08" w:rsidDel="00B61530">
          <w:rPr>
            <w:rFonts w:ascii="Arial" w:eastAsia="Times New Roman" w:hAnsi="Arial" w:cs="Arial"/>
            <w:color w:val="1F2328"/>
            <w:kern w:val="0"/>
            <w:lang w:val="en-SE"/>
            <w14:ligatures w14:val="none"/>
          </w:rPr>
          <w:delInstrText>HYPERLINK "https://github.com/xiyasong/DDLS_Project.git"</w:delInstrText>
        </w:r>
        <w:r w:rsidRPr="003C5E08" w:rsidDel="00B61530">
          <w:rPr>
            <w:rFonts w:ascii="Arial" w:eastAsia="Times New Roman" w:hAnsi="Arial" w:cs="Arial"/>
            <w:color w:val="1F2328"/>
            <w:kern w:val="0"/>
            <w:lang w:val="en-SE"/>
            <w14:ligatures w14:val="none"/>
          </w:rPr>
        </w:r>
        <w:r w:rsidRPr="003C5E08" w:rsidDel="00B61530">
          <w:rPr>
            <w:rFonts w:ascii="Arial" w:eastAsia="Times New Roman" w:hAnsi="Arial" w:cs="Arial"/>
            <w:color w:val="1F2328"/>
            <w:kern w:val="0"/>
            <w:lang w:val="en-SE"/>
            <w14:ligatures w14:val="none"/>
          </w:rPr>
          <w:fldChar w:fldCharType="separate"/>
        </w:r>
        <w:r w:rsidRPr="003C5E08" w:rsidDel="00B61530">
          <w:rPr>
            <w:rFonts w:ascii="Arial" w:eastAsia="Times New Roman" w:hAnsi="Arial" w:cs="Arial"/>
            <w:color w:val="0969DA"/>
            <w:kern w:val="0"/>
            <w:u w:val="single"/>
            <w:lang w:val="en-SE"/>
            <w14:ligatures w14:val="none"/>
          </w:rPr>
          <w:delText>https://github.com/xiyasong/DDLS_Project.git</w:delText>
        </w:r>
        <w:r w:rsidRPr="003C5E08" w:rsidDel="00B61530">
          <w:rPr>
            <w:rFonts w:ascii="Arial" w:eastAsia="Times New Roman" w:hAnsi="Arial" w:cs="Arial"/>
            <w:color w:val="1F2328"/>
            <w:kern w:val="0"/>
            <w:lang w:val="en-SE"/>
            <w14:ligatures w14:val="none"/>
          </w:rPr>
          <w:fldChar w:fldCharType="end"/>
        </w:r>
      </w:del>
    </w:p>
    <w:p w14:paraId="7B4B93E1" w14:textId="3F6DACF5" w:rsidR="00A8645D" w:rsidRPr="003C5E08" w:rsidDel="00B61530" w:rsidRDefault="00A8645D" w:rsidP="003C5E08">
      <w:pPr>
        <w:numPr>
          <w:ilvl w:val="0"/>
          <w:numId w:val="17"/>
        </w:numPr>
        <w:shd w:val="clear" w:color="auto" w:fill="FFFFFF"/>
        <w:spacing w:before="60" w:after="100" w:afterAutospacing="1" w:line="240" w:lineRule="auto"/>
        <w:jc w:val="both"/>
        <w:textAlignment w:val="top"/>
        <w:rPr>
          <w:del w:id="559" w:author="Xiya Song" w:date="2025-12-19T17:03:00Z" w16du:dateUtc="2025-12-19T16:03:00Z"/>
          <w:rFonts w:ascii="Arial" w:eastAsia="Times New Roman" w:hAnsi="Arial" w:cs="Arial"/>
          <w:color w:val="1F2328"/>
          <w:kern w:val="0"/>
          <w:lang w:val="en-SE"/>
          <w14:ligatures w14:val="none"/>
        </w:rPr>
      </w:pPr>
      <w:del w:id="560" w:author="Xiya Song" w:date="2025-12-19T17:03:00Z" w16du:dateUtc="2025-12-19T16:03:00Z">
        <w:r w:rsidDel="00B61530">
          <w:rPr>
            <w:rFonts w:ascii="Arial" w:eastAsia="Times New Roman" w:hAnsi="Arial" w:cs="Arial"/>
            <w:color w:val="1F2328"/>
            <w:kern w:val="0"/>
            <w:lang w:val="en-SE"/>
            <w14:ligatures w14:val="none"/>
          </w:rPr>
          <w:delText xml:space="preserve">The web server is accessible on: </w:delText>
        </w:r>
        <w:r w:rsidDel="00B61530">
          <w:rPr>
            <w:rFonts w:ascii="Arial" w:eastAsia="Times New Roman" w:hAnsi="Arial" w:cs="Arial"/>
            <w:color w:val="1F2328"/>
            <w:kern w:val="0"/>
            <w:lang w:val="en-SE"/>
            <w14:ligatures w14:val="none"/>
          </w:rPr>
          <w:fldChar w:fldCharType="begin"/>
        </w:r>
        <w:r w:rsidDel="00B61530">
          <w:rPr>
            <w:rFonts w:ascii="Arial" w:eastAsia="Times New Roman" w:hAnsi="Arial" w:cs="Arial"/>
            <w:color w:val="1F2328"/>
            <w:kern w:val="0"/>
            <w:lang w:val="en-SE"/>
            <w14:ligatures w14:val="none"/>
          </w:rPr>
          <w:delInstrText>HYPERLINK "https://xiyasong-ddls-project-app-k830az.streamlit.app/"</w:delInstrText>
        </w:r>
        <w:r w:rsidDel="00B61530">
          <w:rPr>
            <w:rFonts w:ascii="Arial" w:eastAsia="Times New Roman" w:hAnsi="Arial" w:cs="Arial"/>
            <w:color w:val="1F2328"/>
            <w:kern w:val="0"/>
            <w:lang w:val="en-SE"/>
            <w14:ligatures w14:val="none"/>
          </w:rPr>
        </w:r>
        <w:r w:rsidDel="00B61530">
          <w:rPr>
            <w:rFonts w:ascii="Arial" w:eastAsia="Times New Roman" w:hAnsi="Arial" w:cs="Arial"/>
            <w:color w:val="1F2328"/>
            <w:kern w:val="0"/>
            <w:lang w:val="en-SE"/>
            <w14:ligatures w14:val="none"/>
          </w:rPr>
          <w:fldChar w:fldCharType="separate"/>
        </w:r>
        <w:r w:rsidRPr="00A8645D" w:rsidDel="00B61530">
          <w:rPr>
            <w:rStyle w:val="Hyperlink"/>
            <w:rFonts w:ascii="Arial" w:eastAsia="Times New Roman" w:hAnsi="Arial" w:cs="Arial"/>
            <w:kern w:val="0"/>
            <w:lang w:val="en-SE"/>
            <w14:ligatures w14:val="none"/>
          </w:rPr>
          <w:delText>https://xiyasong-ddls-project-app-k830az.streamlit.app/</w:delText>
        </w:r>
        <w:r w:rsidDel="00B61530">
          <w:rPr>
            <w:rFonts w:ascii="Arial" w:eastAsia="Times New Roman" w:hAnsi="Arial" w:cs="Arial"/>
            <w:color w:val="1F2328"/>
            <w:kern w:val="0"/>
            <w:lang w:val="en-SE"/>
            <w14:ligatures w14:val="none"/>
          </w:rPr>
          <w:fldChar w:fldCharType="end"/>
        </w:r>
      </w:del>
    </w:p>
    <w:p w14:paraId="41D21DE6" w14:textId="77777777" w:rsidR="003C5E08" w:rsidRP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Acknowledgments</w:t>
      </w:r>
    </w:p>
    <w:p w14:paraId="34D1DC0B" w14:textId="77777777" w:rsidR="003C5E08" w:rsidRPr="003C5E0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This project was developed with significant assistance from the Gemini-CLI AI agent, which facilitated code generation, debugging, and project management. Its contributions are detailed in the AI deep research log.</w:t>
      </w:r>
    </w:p>
    <w:p w14:paraId="71F36384" w14:textId="77777777" w:rsid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References</w:t>
      </w:r>
    </w:p>
    <w:p w14:paraId="2B669CA9" w14:textId="11AFE97C" w:rsidR="00453441" w:rsidRDefault="00453441" w:rsidP="003C5E08">
      <w:pPr>
        <w:shd w:val="clear" w:color="auto" w:fill="FFFFFF"/>
        <w:spacing w:before="100" w:beforeAutospacing="1" w:after="100" w:afterAutospacing="1" w:line="240" w:lineRule="auto"/>
        <w:jc w:val="both"/>
        <w:textAlignment w:val="top"/>
        <w:outlineLvl w:val="1"/>
        <w:rPr>
          <w:rFonts w:ascii="Arial" w:hAnsi="Arial" w:cs="Arial"/>
          <w:color w:val="333333"/>
          <w:shd w:val="clear" w:color="auto" w:fill="FFFFFF"/>
        </w:rPr>
      </w:pPr>
      <w:r w:rsidRPr="00453441">
        <w:rPr>
          <w:rFonts w:ascii="Arial" w:hAnsi="Arial" w:cs="Arial"/>
          <w:color w:val="333333"/>
          <w:shd w:val="clear" w:color="auto" w:fill="FFFFFF"/>
        </w:rPr>
        <w:t>Britto-Borges, T., Ludt, A., Boileau, E. </w:t>
      </w:r>
      <w:r w:rsidRPr="00453441">
        <w:rPr>
          <w:rFonts w:ascii="Arial" w:hAnsi="Arial" w:cs="Arial"/>
          <w:i/>
          <w:iCs/>
          <w:color w:val="333333"/>
          <w:shd w:val="clear" w:color="auto" w:fill="FFFFFF"/>
        </w:rPr>
        <w:t>et al.</w:t>
      </w:r>
      <w:r w:rsidRPr="00453441">
        <w:rPr>
          <w:rFonts w:ascii="Arial" w:hAnsi="Arial" w:cs="Arial"/>
          <w:color w:val="333333"/>
          <w:shd w:val="clear" w:color="auto" w:fill="FFFFFF"/>
        </w:rPr>
        <w:t> </w:t>
      </w:r>
      <w:proofErr w:type="spellStart"/>
      <w:r w:rsidRPr="00453441">
        <w:rPr>
          <w:rFonts w:ascii="Arial" w:hAnsi="Arial" w:cs="Arial"/>
          <w:color w:val="333333"/>
          <w:shd w:val="clear" w:color="auto" w:fill="FFFFFF"/>
        </w:rPr>
        <w:t>Magnetique</w:t>
      </w:r>
      <w:proofErr w:type="spellEnd"/>
      <w:r w:rsidRPr="00453441">
        <w:rPr>
          <w:rFonts w:ascii="Arial" w:hAnsi="Arial" w:cs="Arial"/>
          <w:color w:val="333333"/>
          <w:shd w:val="clear" w:color="auto" w:fill="FFFFFF"/>
        </w:rPr>
        <w:t>: an interactive web application to explore transcriptome signatures of heart failure. </w:t>
      </w:r>
      <w:r w:rsidRPr="00453441">
        <w:rPr>
          <w:rFonts w:ascii="Arial" w:hAnsi="Arial" w:cs="Arial"/>
          <w:i/>
          <w:iCs/>
          <w:color w:val="333333"/>
          <w:shd w:val="clear" w:color="auto" w:fill="FFFFFF"/>
        </w:rPr>
        <w:t xml:space="preserve">J </w:t>
      </w:r>
      <w:proofErr w:type="spellStart"/>
      <w:r w:rsidRPr="00453441">
        <w:rPr>
          <w:rFonts w:ascii="Arial" w:hAnsi="Arial" w:cs="Arial"/>
          <w:i/>
          <w:iCs/>
          <w:color w:val="333333"/>
          <w:shd w:val="clear" w:color="auto" w:fill="FFFFFF"/>
        </w:rPr>
        <w:t>Transl</w:t>
      </w:r>
      <w:proofErr w:type="spellEnd"/>
      <w:r w:rsidRPr="00453441">
        <w:rPr>
          <w:rFonts w:ascii="Arial" w:hAnsi="Arial" w:cs="Arial"/>
          <w:i/>
          <w:iCs/>
          <w:color w:val="333333"/>
          <w:shd w:val="clear" w:color="auto" w:fill="FFFFFF"/>
        </w:rPr>
        <w:t xml:space="preserve"> Med</w:t>
      </w:r>
      <w:r w:rsidRPr="00453441">
        <w:rPr>
          <w:rFonts w:ascii="Arial" w:hAnsi="Arial" w:cs="Arial"/>
          <w:color w:val="333333"/>
          <w:shd w:val="clear" w:color="auto" w:fill="FFFFFF"/>
        </w:rPr>
        <w:t> </w:t>
      </w:r>
      <w:r w:rsidRPr="00453441">
        <w:rPr>
          <w:rFonts w:ascii="Arial" w:hAnsi="Arial" w:cs="Arial"/>
          <w:b/>
          <w:bCs/>
          <w:color w:val="333333"/>
          <w:shd w:val="clear" w:color="auto" w:fill="FFFFFF"/>
        </w:rPr>
        <w:t>20</w:t>
      </w:r>
      <w:r w:rsidRPr="00453441">
        <w:rPr>
          <w:rFonts w:ascii="Arial" w:hAnsi="Arial" w:cs="Arial"/>
          <w:color w:val="333333"/>
          <w:shd w:val="clear" w:color="auto" w:fill="FFFFFF"/>
        </w:rPr>
        <w:t>, 513 (2022). https://doi.org/10.1186/s12967-022-03694-z</w:t>
      </w:r>
    </w:p>
    <w:p w14:paraId="00CC1C16" w14:textId="77777777" w:rsidR="00453441" w:rsidRPr="003C5E08" w:rsidRDefault="00453441"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p>
    <w:p w14:paraId="56B34C1C" w14:textId="77777777" w:rsidR="003C5E08" w:rsidRP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Appendices</w:t>
      </w:r>
    </w:p>
    <w:p w14:paraId="6A8DC66C" w14:textId="426AB442" w:rsidR="00A0630C" w:rsidRPr="003C5E08" w:rsidRDefault="003C5E08" w:rsidP="00453441">
      <w:pPr>
        <w:numPr>
          <w:ilvl w:val="0"/>
          <w:numId w:val="19"/>
        </w:numPr>
        <w:shd w:val="clear" w:color="auto" w:fill="FFFFFF"/>
        <w:spacing w:before="100" w:beforeAutospacing="1" w:after="100" w:afterAutospacing="1" w:line="240" w:lineRule="auto"/>
        <w:jc w:val="both"/>
        <w:textAlignment w:val="top"/>
        <w:rPr>
          <w:rFonts w:ascii="Arial" w:eastAsia="Times New Roman" w:hAnsi="Arial" w:cs="Arial"/>
          <w:kern w:val="0"/>
          <w:lang w:val="en-SE"/>
          <w14:ligatures w14:val="none"/>
        </w:rPr>
      </w:pPr>
      <w:r w:rsidRPr="003C5E08">
        <w:rPr>
          <w:rFonts w:ascii="Arial" w:eastAsia="Times New Roman" w:hAnsi="Arial" w:cs="Arial"/>
          <w:b/>
          <w:bCs/>
          <w:color w:val="1F2328"/>
          <w:kern w:val="0"/>
          <w:lang w:val="en-SE"/>
          <w14:ligatures w14:val="none"/>
        </w:rPr>
        <w:t>AI Deep Research Log</w:t>
      </w:r>
      <w:r w:rsidR="00453441">
        <w:rPr>
          <w:rFonts w:ascii="Arial" w:eastAsia="Times New Roman" w:hAnsi="Arial" w:cs="Arial"/>
          <w:b/>
          <w:bCs/>
          <w:color w:val="1F2328"/>
          <w:kern w:val="0"/>
          <w:lang w:val="en-SE"/>
          <w14:ligatures w14:val="none"/>
        </w:rPr>
        <w:t>: final_history.json</w:t>
      </w:r>
    </w:p>
    <w:p w14:paraId="31B9E2C6" w14:textId="77777777" w:rsidR="00104776" w:rsidRPr="003C5E08" w:rsidRDefault="00104776" w:rsidP="003C5E08">
      <w:pPr>
        <w:jc w:val="both"/>
        <w:rPr>
          <w:rFonts w:ascii="Arial" w:hAnsi="Arial" w:cs="Arial"/>
          <w:lang w:val="en-SE"/>
        </w:rPr>
      </w:pPr>
    </w:p>
    <w:sectPr w:rsidR="00104776" w:rsidRPr="003C5E08">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59307" w14:textId="77777777" w:rsidR="004438B4" w:rsidRDefault="004438B4" w:rsidP="00356F94">
      <w:pPr>
        <w:spacing w:after="0" w:line="240" w:lineRule="auto"/>
      </w:pPr>
      <w:r>
        <w:separator/>
      </w:r>
    </w:p>
  </w:endnote>
  <w:endnote w:type="continuationSeparator" w:id="0">
    <w:p w14:paraId="30D6E0ED" w14:textId="77777777" w:rsidR="004438B4" w:rsidRDefault="004438B4" w:rsidP="00356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EDBD" w14:textId="77777777" w:rsidR="00356F94" w:rsidRPr="00356F94" w:rsidRDefault="00356F94">
    <w:pPr>
      <w:pStyle w:val="Footer"/>
      <w:rPr>
        <w:lang w:val="en-US"/>
        <w:rPrChange w:id="566" w:author="Xiya Song" w:date="2025-12-19T18:26:00Z" w16du:dateUtc="2025-12-19T17:26:00Z">
          <w:rPr/>
        </w:rPrChang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08664" w14:textId="77777777" w:rsidR="004438B4" w:rsidRDefault="004438B4" w:rsidP="00356F94">
      <w:pPr>
        <w:spacing w:after="0" w:line="240" w:lineRule="auto"/>
      </w:pPr>
      <w:r>
        <w:separator/>
      </w:r>
    </w:p>
  </w:footnote>
  <w:footnote w:type="continuationSeparator" w:id="0">
    <w:p w14:paraId="69BCD18B" w14:textId="77777777" w:rsidR="004438B4" w:rsidRDefault="004438B4" w:rsidP="00356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F3D9" w14:textId="4495F126" w:rsidR="00356F94" w:rsidRPr="00356F94" w:rsidRDefault="00356F94" w:rsidP="00356F94">
    <w:pPr>
      <w:shd w:val="clear" w:color="auto" w:fill="FFFFFF"/>
      <w:spacing w:after="100" w:afterAutospacing="1" w:line="240" w:lineRule="auto"/>
      <w:jc w:val="center"/>
      <w:textAlignment w:val="top"/>
      <w:outlineLvl w:val="0"/>
      <w:rPr>
        <w:ins w:id="561" w:author="Xiya Song" w:date="2025-12-19T18:27:00Z" w16du:dateUtc="2025-12-19T17:27:00Z"/>
        <w:rFonts w:ascii="Arial" w:eastAsia="Times New Roman" w:hAnsi="Arial" w:cs="Arial"/>
        <w:b/>
        <w:bCs/>
        <w:color w:val="000000" w:themeColor="text1"/>
        <w:kern w:val="36"/>
        <w:sz w:val="20"/>
        <w:szCs w:val="20"/>
        <w:lang w:val="en-SE"/>
        <w14:ligatures w14:val="none"/>
        <w:rPrChange w:id="562" w:author="Xiya Song" w:date="2025-12-19T18:27:00Z" w16du:dateUtc="2025-12-19T17:27:00Z">
          <w:rPr>
            <w:ins w:id="563" w:author="Xiya Song" w:date="2025-12-19T18:27:00Z" w16du:dateUtc="2025-12-19T17:27:00Z"/>
          </w:rPr>
        </w:rPrChange>
      </w:rPr>
      <w:pPrChange w:id="564" w:author="Xiya Song" w:date="2025-12-19T18:27:00Z" w16du:dateUtc="2025-12-19T17:27:00Z">
        <w:pPr>
          <w:pStyle w:val="Header"/>
        </w:pPr>
      </w:pPrChange>
    </w:pPr>
    <w:ins w:id="565" w:author="Xiya Song" w:date="2025-12-19T18:27:00Z" w16du:dateUtc="2025-12-19T17:27:00Z">
      <w:r w:rsidRPr="007E215B">
        <w:rPr>
          <w:rFonts w:ascii="Arial" w:eastAsia="Times New Roman" w:hAnsi="Arial" w:cs="Arial"/>
          <w:b/>
          <w:bCs/>
          <w:color w:val="000000" w:themeColor="text1"/>
          <w:kern w:val="36"/>
          <w:sz w:val="20"/>
          <w:szCs w:val="20"/>
          <w:lang w:val="en-SE"/>
          <w14:ligatures w14:val="none"/>
        </w:rPr>
        <w:t>Final Project Report for DDLS course</w:t>
      </w:r>
    </w:ins>
  </w:p>
  <w:p w14:paraId="5C99275F" w14:textId="77777777" w:rsidR="00356F94" w:rsidRDefault="00356F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8E4"/>
    <w:multiLevelType w:val="multilevel"/>
    <w:tmpl w:val="A41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0299B"/>
    <w:multiLevelType w:val="multilevel"/>
    <w:tmpl w:val="D83C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C2131"/>
    <w:multiLevelType w:val="multilevel"/>
    <w:tmpl w:val="FB9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D63C8"/>
    <w:multiLevelType w:val="multilevel"/>
    <w:tmpl w:val="7E60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A4BE9"/>
    <w:multiLevelType w:val="multilevel"/>
    <w:tmpl w:val="FBA8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E1AE1"/>
    <w:multiLevelType w:val="multilevel"/>
    <w:tmpl w:val="B648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31652"/>
    <w:multiLevelType w:val="multilevel"/>
    <w:tmpl w:val="19FE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E4389"/>
    <w:multiLevelType w:val="multilevel"/>
    <w:tmpl w:val="3B189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B7C58"/>
    <w:multiLevelType w:val="multilevel"/>
    <w:tmpl w:val="34D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9113C"/>
    <w:multiLevelType w:val="multilevel"/>
    <w:tmpl w:val="B174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F80EB3"/>
    <w:multiLevelType w:val="multilevel"/>
    <w:tmpl w:val="19843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7472A"/>
    <w:multiLevelType w:val="multilevel"/>
    <w:tmpl w:val="A71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D4A13"/>
    <w:multiLevelType w:val="multilevel"/>
    <w:tmpl w:val="2492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B336A"/>
    <w:multiLevelType w:val="multilevel"/>
    <w:tmpl w:val="70B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F27E8"/>
    <w:multiLevelType w:val="multilevel"/>
    <w:tmpl w:val="36DE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A0F37"/>
    <w:multiLevelType w:val="multilevel"/>
    <w:tmpl w:val="A250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1210B"/>
    <w:multiLevelType w:val="multilevel"/>
    <w:tmpl w:val="9C5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D2B4D"/>
    <w:multiLevelType w:val="multilevel"/>
    <w:tmpl w:val="B32C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60C97"/>
    <w:multiLevelType w:val="multilevel"/>
    <w:tmpl w:val="76FA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E4375"/>
    <w:multiLevelType w:val="multilevel"/>
    <w:tmpl w:val="537A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269402">
    <w:abstractNumId w:val="13"/>
  </w:num>
  <w:num w:numId="2" w16cid:durableId="1297417033">
    <w:abstractNumId w:val="19"/>
  </w:num>
  <w:num w:numId="3" w16cid:durableId="1559587666">
    <w:abstractNumId w:val="3"/>
  </w:num>
  <w:num w:numId="4" w16cid:durableId="1286429594">
    <w:abstractNumId w:val="18"/>
  </w:num>
  <w:num w:numId="5" w16cid:durableId="361638445">
    <w:abstractNumId w:val="12"/>
  </w:num>
  <w:num w:numId="6" w16cid:durableId="138155267">
    <w:abstractNumId w:val="7"/>
  </w:num>
  <w:num w:numId="7" w16cid:durableId="93868938">
    <w:abstractNumId w:val="11"/>
  </w:num>
  <w:num w:numId="8" w16cid:durableId="378092827">
    <w:abstractNumId w:val="10"/>
  </w:num>
  <w:num w:numId="9" w16cid:durableId="756754090">
    <w:abstractNumId w:val="16"/>
  </w:num>
  <w:num w:numId="10" w16cid:durableId="1765758327">
    <w:abstractNumId w:val="9"/>
  </w:num>
  <w:num w:numId="11" w16cid:durableId="2079672498">
    <w:abstractNumId w:val="1"/>
  </w:num>
  <w:num w:numId="12" w16cid:durableId="1604192720">
    <w:abstractNumId w:val="2"/>
  </w:num>
  <w:num w:numId="13" w16cid:durableId="622082447">
    <w:abstractNumId w:val="4"/>
  </w:num>
  <w:num w:numId="14" w16cid:durableId="1220628380">
    <w:abstractNumId w:val="15"/>
  </w:num>
  <w:num w:numId="15" w16cid:durableId="885028179">
    <w:abstractNumId w:val="14"/>
  </w:num>
  <w:num w:numId="16" w16cid:durableId="1835337084">
    <w:abstractNumId w:val="5"/>
  </w:num>
  <w:num w:numId="17" w16cid:durableId="881209528">
    <w:abstractNumId w:val="0"/>
  </w:num>
  <w:num w:numId="18" w16cid:durableId="1492871648">
    <w:abstractNumId w:val="8"/>
  </w:num>
  <w:num w:numId="19" w16cid:durableId="934020301">
    <w:abstractNumId w:val="17"/>
  </w:num>
  <w:num w:numId="20" w16cid:durableId="95718385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ya Song">
    <w15:presenceInfo w15:providerId="AD" w15:userId="S::xiyas@UG.KTH.SE::06e01f9a-194f-448e-9697-d9d5a8d41f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45"/>
    <w:rsid w:val="000A01E0"/>
    <w:rsid w:val="00104776"/>
    <w:rsid w:val="0013340D"/>
    <w:rsid w:val="0016580B"/>
    <w:rsid w:val="00186626"/>
    <w:rsid w:val="001B71A8"/>
    <w:rsid w:val="00347E67"/>
    <w:rsid w:val="00356F94"/>
    <w:rsid w:val="003A62F9"/>
    <w:rsid w:val="003A645B"/>
    <w:rsid w:val="003C5E08"/>
    <w:rsid w:val="004438B4"/>
    <w:rsid w:val="00447EBD"/>
    <w:rsid w:val="00453441"/>
    <w:rsid w:val="00523FE7"/>
    <w:rsid w:val="0057715C"/>
    <w:rsid w:val="005C2C98"/>
    <w:rsid w:val="00627E5D"/>
    <w:rsid w:val="00677638"/>
    <w:rsid w:val="00697A29"/>
    <w:rsid w:val="0074066B"/>
    <w:rsid w:val="0077656B"/>
    <w:rsid w:val="00792CD1"/>
    <w:rsid w:val="00807F7D"/>
    <w:rsid w:val="008A4F75"/>
    <w:rsid w:val="008D458C"/>
    <w:rsid w:val="008E30AF"/>
    <w:rsid w:val="008F0045"/>
    <w:rsid w:val="009D272B"/>
    <w:rsid w:val="009F0DEB"/>
    <w:rsid w:val="00A0630C"/>
    <w:rsid w:val="00A8645D"/>
    <w:rsid w:val="00A97762"/>
    <w:rsid w:val="00B11A0D"/>
    <w:rsid w:val="00B34810"/>
    <w:rsid w:val="00B362B6"/>
    <w:rsid w:val="00B61530"/>
    <w:rsid w:val="00B619A5"/>
    <w:rsid w:val="00BD0B84"/>
    <w:rsid w:val="00C46A91"/>
    <w:rsid w:val="00C57548"/>
    <w:rsid w:val="00D31ADB"/>
    <w:rsid w:val="00E45236"/>
    <w:rsid w:val="00ED2FB2"/>
    <w:rsid w:val="00EF2DDE"/>
    <w:rsid w:val="00FE4A7C"/>
  </w:rsids>
  <m:mathPr>
    <m:mathFont m:val="Cambria Math"/>
    <m:brkBin m:val="before"/>
    <m:brkBinSub m:val="--"/>
    <m:smallFrac m:val="0"/>
    <m:dispDef/>
    <m:lMargin m:val="0"/>
    <m:rMargin m:val="0"/>
    <m:defJc m:val="centerGroup"/>
    <m:wrapIndent m:val="1440"/>
    <m:intLim m:val="subSup"/>
    <m:naryLim m:val="undOvr"/>
  </m:mathPr>
  <w:themeFontLang w:val="en-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126E8"/>
  <w15:chartTrackingRefBased/>
  <w15:docId w15:val="{A3B35D9C-4A91-1E4A-86E8-F82CA40B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F0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0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04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8F004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8F004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8F004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004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004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004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004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004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0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04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0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04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0045"/>
    <w:pPr>
      <w:spacing w:before="160"/>
      <w:jc w:val="center"/>
    </w:pPr>
    <w:rPr>
      <w:i/>
      <w:iCs/>
      <w:color w:val="404040" w:themeColor="text1" w:themeTint="BF"/>
    </w:rPr>
  </w:style>
  <w:style w:type="character" w:customStyle="1" w:styleId="QuoteChar">
    <w:name w:val="Quote Char"/>
    <w:basedOn w:val="DefaultParagraphFont"/>
    <w:link w:val="Quote"/>
    <w:uiPriority w:val="29"/>
    <w:rsid w:val="008F0045"/>
    <w:rPr>
      <w:i/>
      <w:iCs/>
      <w:color w:val="404040" w:themeColor="text1" w:themeTint="BF"/>
      <w:lang w:val="en-GB"/>
    </w:rPr>
  </w:style>
  <w:style w:type="paragraph" w:styleId="ListParagraph">
    <w:name w:val="List Paragraph"/>
    <w:basedOn w:val="Normal"/>
    <w:uiPriority w:val="34"/>
    <w:qFormat/>
    <w:rsid w:val="008F0045"/>
    <w:pPr>
      <w:ind w:left="720"/>
      <w:contextualSpacing/>
    </w:pPr>
  </w:style>
  <w:style w:type="character" w:styleId="IntenseEmphasis">
    <w:name w:val="Intense Emphasis"/>
    <w:basedOn w:val="DefaultParagraphFont"/>
    <w:uiPriority w:val="21"/>
    <w:qFormat/>
    <w:rsid w:val="008F0045"/>
    <w:rPr>
      <w:i/>
      <w:iCs/>
      <w:color w:val="0F4761" w:themeColor="accent1" w:themeShade="BF"/>
    </w:rPr>
  </w:style>
  <w:style w:type="paragraph" w:styleId="IntenseQuote">
    <w:name w:val="Intense Quote"/>
    <w:basedOn w:val="Normal"/>
    <w:next w:val="Normal"/>
    <w:link w:val="IntenseQuoteChar"/>
    <w:uiPriority w:val="30"/>
    <w:qFormat/>
    <w:rsid w:val="008F0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045"/>
    <w:rPr>
      <w:i/>
      <w:iCs/>
      <w:color w:val="0F4761" w:themeColor="accent1" w:themeShade="BF"/>
      <w:lang w:val="en-GB"/>
    </w:rPr>
  </w:style>
  <w:style w:type="character" w:styleId="IntenseReference">
    <w:name w:val="Intense Reference"/>
    <w:basedOn w:val="DefaultParagraphFont"/>
    <w:uiPriority w:val="32"/>
    <w:qFormat/>
    <w:rsid w:val="008F0045"/>
    <w:rPr>
      <w:b/>
      <w:bCs/>
      <w:smallCaps/>
      <w:color w:val="0F4761" w:themeColor="accent1" w:themeShade="BF"/>
      <w:spacing w:val="5"/>
    </w:rPr>
  </w:style>
  <w:style w:type="paragraph" w:styleId="NormalWeb">
    <w:name w:val="Normal (Web)"/>
    <w:basedOn w:val="Normal"/>
    <w:uiPriority w:val="99"/>
    <w:unhideWhenUsed/>
    <w:rsid w:val="008F0045"/>
    <w:pPr>
      <w:spacing w:before="100" w:beforeAutospacing="1" w:after="100" w:afterAutospacing="1" w:line="240" w:lineRule="auto"/>
    </w:pPr>
    <w:rPr>
      <w:rFonts w:ascii="Times New Roman" w:eastAsia="Times New Roman" w:hAnsi="Times New Roman" w:cs="Times New Roman"/>
      <w:kern w:val="0"/>
      <w:lang w:val="en-SE"/>
      <w14:ligatures w14:val="none"/>
    </w:rPr>
  </w:style>
  <w:style w:type="character" w:styleId="Strong">
    <w:name w:val="Strong"/>
    <w:basedOn w:val="DefaultParagraphFont"/>
    <w:uiPriority w:val="22"/>
    <w:qFormat/>
    <w:rsid w:val="008F0045"/>
    <w:rPr>
      <w:b/>
      <w:bCs/>
    </w:rPr>
  </w:style>
  <w:style w:type="character" w:styleId="Emphasis">
    <w:name w:val="Emphasis"/>
    <w:basedOn w:val="DefaultParagraphFont"/>
    <w:uiPriority w:val="20"/>
    <w:qFormat/>
    <w:rsid w:val="008F0045"/>
    <w:rPr>
      <w:i/>
      <w:iCs/>
    </w:rPr>
  </w:style>
  <w:style w:type="character" w:styleId="Hyperlink">
    <w:name w:val="Hyperlink"/>
    <w:basedOn w:val="DefaultParagraphFont"/>
    <w:uiPriority w:val="99"/>
    <w:unhideWhenUsed/>
    <w:rsid w:val="003C5E08"/>
    <w:rPr>
      <w:color w:val="0000FF"/>
      <w:u w:val="single"/>
    </w:rPr>
  </w:style>
  <w:style w:type="character" w:styleId="HTMLCode">
    <w:name w:val="HTML Code"/>
    <w:basedOn w:val="DefaultParagraphFont"/>
    <w:uiPriority w:val="99"/>
    <w:semiHidden/>
    <w:unhideWhenUsed/>
    <w:rsid w:val="003C5E0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8645D"/>
    <w:rPr>
      <w:color w:val="605E5C"/>
      <w:shd w:val="clear" w:color="auto" w:fill="E1DFDD"/>
    </w:rPr>
  </w:style>
  <w:style w:type="character" w:styleId="FollowedHyperlink">
    <w:name w:val="FollowedHyperlink"/>
    <w:basedOn w:val="DefaultParagraphFont"/>
    <w:uiPriority w:val="99"/>
    <w:semiHidden/>
    <w:unhideWhenUsed/>
    <w:rsid w:val="00A8645D"/>
    <w:rPr>
      <w:color w:val="96607D" w:themeColor="followedHyperlink"/>
      <w:u w:val="single"/>
    </w:rPr>
  </w:style>
  <w:style w:type="paragraph" w:styleId="Revision">
    <w:name w:val="Revision"/>
    <w:hidden/>
    <w:uiPriority w:val="99"/>
    <w:semiHidden/>
    <w:rsid w:val="0013340D"/>
    <w:pPr>
      <w:spacing w:after="0" w:line="240" w:lineRule="auto"/>
    </w:pPr>
    <w:rPr>
      <w:lang w:val="en-GB"/>
    </w:rPr>
  </w:style>
  <w:style w:type="paragraph" w:styleId="Caption">
    <w:name w:val="caption"/>
    <w:basedOn w:val="Normal"/>
    <w:next w:val="Normal"/>
    <w:uiPriority w:val="35"/>
    <w:unhideWhenUsed/>
    <w:qFormat/>
    <w:rsid w:val="00A97762"/>
    <w:pPr>
      <w:spacing w:after="200" w:line="240" w:lineRule="auto"/>
    </w:pPr>
    <w:rPr>
      <w:i/>
      <w:iCs/>
      <w:color w:val="0E2841" w:themeColor="text2"/>
      <w:sz w:val="18"/>
      <w:szCs w:val="18"/>
    </w:rPr>
  </w:style>
  <w:style w:type="paragraph" w:customStyle="1" w:styleId="p1">
    <w:name w:val="p1"/>
    <w:basedOn w:val="Normal"/>
    <w:rsid w:val="008A4F75"/>
    <w:pPr>
      <w:spacing w:before="100" w:beforeAutospacing="1" w:after="100" w:afterAutospacing="1" w:line="240" w:lineRule="auto"/>
    </w:pPr>
    <w:rPr>
      <w:rFonts w:ascii="Times New Roman" w:eastAsia="Times New Roman" w:hAnsi="Times New Roman" w:cs="Times New Roman"/>
      <w:kern w:val="0"/>
      <w:lang w:val="en-SE"/>
      <w14:ligatures w14:val="none"/>
    </w:rPr>
  </w:style>
  <w:style w:type="paragraph" w:customStyle="1" w:styleId="p2">
    <w:name w:val="p2"/>
    <w:basedOn w:val="Normal"/>
    <w:rsid w:val="008A4F75"/>
    <w:pPr>
      <w:spacing w:before="100" w:beforeAutospacing="1" w:after="100" w:afterAutospacing="1" w:line="240" w:lineRule="auto"/>
    </w:pPr>
    <w:rPr>
      <w:rFonts w:ascii="Times New Roman" w:eastAsia="Times New Roman" w:hAnsi="Times New Roman" w:cs="Times New Roman"/>
      <w:kern w:val="0"/>
      <w:lang w:val="en-SE"/>
      <w14:ligatures w14:val="none"/>
    </w:rPr>
  </w:style>
  <w:style w:type="character" w:customStyle="1" w:styleId="s1">
    <w:name w:val="s1"/>
    <w:basedOn w:val="DefaultParagraphFont"/>
    <w:rsid w:val="008A4F75"/>
  </w:style>
  <w:style w:type="character" w:customStyle="1" w:styleId="math-inline">
    <w:name w:val="math-inline"/>
    <w:basedOn w:val="DefaultParagraphFont"/>
    <w:rsid w:val="00B619A5"/>
  </w:style>
  <w:style w:type="paragraph" w:styleId="Header">
    <w:name w:val="header"/>
    <w:basedOn w:val="Normal"/>
    <w:link w:val="HeaderChar"/>
    <w:uiPriority w:val="99"/>
    <w:unhideWhenUsed/>
    <w:rsid w:val="00356F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F94"/>
    <w:rPr>
      <w:lang w:val="en-GB"/>
    </w:rPr>
  </w:style>
  <w:style w:type="paragraph" w:styleId="Footer">
    <w:name w:val="footer"/>
    <w:basedOn w:val="Normal"/>
    <w:link w:val="FooterChar"/>
    <w:uiPriority w:val="99"/>
    <w:unhideWhenUsed/>
    <w:rsid w:val="00356F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F9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8084">
      <w:bodyDiv w:val="1"/>
      <w:marLeft w:val="0"/>
      <w:marRight w:val="0"/>
      <w:marTop w:val="0"/>
      <w:marBottom w:val="0"/>
      <w:divBdr>
        <w:top w:val="none" w:sz="0" w:space="0" w:color="auto"/>
        <w:left w:val="none" w:sz="0" w:space="0" w:color="auto"/>
        <w:bottom w:val="none" w:sz="0" w:space="0" w:color="auto"/>
        <w:right w:val="none" w:sz="0" w:space="0" w:color="auto"/>
      </w:divBdr>
      <w:divsChild>
        <w:div w:id="1440681622">
          <w:marLeft w:val="0"/>
          <w:marRight w:val="0"/>
          <w:marTop w:val="0"/>
          <w:marBottom w:val="0"/>
          <w:divBdr>
            <w:top w:val="none" w:sz="0" w:space="0" w:color="auto"/>
            <w:left w:val="none" w:sz="0" w:space="0" w:color="auto"/>
            <w:bottom w:val="single" w:sz="6" w:space="0" w:color="E8E8E8"/>
            <w:right w:val="none" w:sz="0" w:space="0" w:color="auto"/>
          </w:divBdr>
          <w:divsChild>
            <w:div w:id="2046560686">
              <w:marLeft w:val="0"/>
              <w:marRight w:val="0"/>
              <w:marTop w:val="0"/>
              <w:marBottom w:val="0"/>
              <w:divBdr>
                <w:top w:val="none" w:sz="0" w:space="0" w:color="auto"/>
                <w:left w:val="none" w:sz="0" w:space="0" w:color="auto"/>
                <w:bottom w:val="none" w:sz="0" w:space="0" w:color="auto"/>
                <w:right w:val="none" w:sz="0" w:space="0" w:color="auto"/>
              </w:divBdr>
              <w:divsChild>
                <w:div w:id="1394503247">
                  <w:marLeft w:val="0"/>
                  <w:marRight w:val="0"/>
                  <w:marTop w:val="0"/>
                  <w:marBottom w:val="0"/>
                  <w:divBdr>
                    <w:top w:val="none" w:sz="0" w:space="0" w:color="auto"/>
                    <w:left w:val="none" w:sz="0" w:space="0" w:color="auto"/>
                    <w:bottom w:val="none" w:sz="0" w:space="0" w:color="auto"/>
                    <w:right w:val="none" w:sz="0" w:space="0" w:color="auto"/>
                  </w:divBdr>
                  <w:divsChild>
                    <w:div w:id="1287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74644">
      <w:bodyDiv w:val="1"/>
      <w:marLeft w:val="0"/>
      <w:marRight w:val="0"/>
      <w:marTop w:val="0"/>
      <w:marBottom w:val="0"/>
      <w:divBdr>
        <w:top w:val="none" w:sz="0" w:space="0" w:color="auto"/>
        <w:left w:val="none" w:sz="0" w:space="0" w:color="auto"/>
        <w:bottom w:val="none" w:sz="0" w:space="0" w:color="auto"/>
        <w:right w:val="none" w:sz="0" w:space="0" w:color="auto"/>
      </w:divBdr>
    </w:div>
    <w:div w:id="791510504">
      <w:bodyDiv w:val="1"/>
      <w:marLeft w:val="0"/>
      <w:marRight w:val="0"/>
      <w:marTop w:val="0"/>
      <w:marBottom w:val="0"/>
      <w:divBdr>
        <w:top w:val="none" w:sz="0" w:space="0" w:color="auto"/>
        <w:left w:val="none" w:sz="0" w:space="0" w:color="auto"/>
        <w:bottom w:val="none" w:sz="0" w:space="0" w:color="auto"/>
        <w:right w:val="none" w:sz="0" w:space="0" w:color="auto"/>
      </w:divBdr>
      <w:divsChild>
        <w:div w:id="2054428035">
          <w:marLeft w:val="0"/>
          <w:marRight w:val="0"/>
          <w:marTop w:val="0"/>
          <w:marBottom w:val="0"/>
          <w:divBdr>
            <w:top w:val="none" w:sz="0" w:space="0" w:color="auto"/>
            <w:left w:val="none" w:sz="0" w:space="0" w:color="auto"/>
            <w:bottom w:val="none" w:sz="0" w:space="0" w:color="auto"/>
            <w:right w:val="none" w:sz="0" w:space="0" w:color="auto"/>
          </w:divBdr>
          <w:divsChild>
            <w:div w:id="678043807">
              <w:marLeft w:val="0"/>
              <w:marRight w:val="0"/>
              <w:marTop w:val="0"/>
              <w:marBottom w:val="0"/>
              <w:divBdr>
                <w:top w:val="none" w:sz="0" w:space="0" w:color="auto"/>
                <w:left w:val="none" w:sz="0" w:space="0" w:color="auto"/>
                <w:bottom w:val="none" w:sz="0" w:space="0" w:color="auto"/>
                <w:right w:val="none" w:sz="0" w:space="0" w:color="auto"/>
              </w:divBdr>
            </w:div>
          </w:divsChild>
        </w:div>
        <w:div w:id="1546330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78F39-575F-E845-88F7-08ECC3C87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3772</Words>
  <Characters>21501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Xiya Song</dc:creator>
  <cp:keywords/>
  <dc:description/>
  <cp:lastModifiedBy>Xiya Song</cp:lastModifiedBy>
  <cp:revision>2</cp:revision>
  <dcterms:created xsi:type="dcterms:W3CDTF">2025-12-19T17:46:00Z</dcterms:created>
  <dcterms:modified xsi:type="dcterms:W3CDTF">2025-12-19T17:46:00Z</dcterms:modified>
</cp:coreProperties>
</file>